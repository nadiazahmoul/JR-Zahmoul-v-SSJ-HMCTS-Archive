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EF6A5" w14:textId="53C57C0B" w:rsidR="00DC6A02" w:rsidRPr="00AB437D" w:rsidRDefault="00000000" w:rsidP="00DC6A02">
      <w:pPr>
        <w:spacing w:after="0" w:line="360" w:lineRule="auto"/>
        <w:jc w:val="center"/>
        <w:rPr>
          <w:rFonts w:ascii="Times New Roman" w:hAnsi="Times New Roman" w:cs="Times New Roman"/>
          <w:b/>
          <w:bCs/>
          <w:sz w:val="24"/>
          <w:szCs w:val="24"/>
          <w:lang w:val="en-US"/>
        </w:rPr>
      </w:pPr>
      <w:r w:rsidRPr="00AB437D">
        <w:rPr>
          <w:rFonts w:ascii="Times New Roman" w:hAnsi="Times New Roman" w:cs="Times New Roman"/>
          <w:b/>
          <w:bCs/>
          <w:sz w:val="24"/>
          <w:szCs w:val="24"/>
          <w:lang w:val="en-US"/>
        </w:rPr>
        <w:t>ZAHMOUL</w:t>
      </w:r>
    </w:p>
    <w:p w14:paraId="1FD3F0DB" w14:textId="2F455FC6" w:rsidR="00DC6A02" w:rsidRDefault="00000000" w:rsidP="00E33700">
      <w:pPr>
        <w:spacing w:after="0" w:line="360" w:lineRule="auto"/>
        <w:jc w:val="center"/>
        <w:rPr>
          <w:rFonts w:ascii="Times New Roman" w:hAnsi="Times New Roman" w:cs="Times New Roman"/>
          <w:b/>
          <w:bCs/>
          <w:sz w:val="24"/>
          <w:szCs w:val="24"/>
          <w:lang w:val="en-US"/>
        </w:rPr>
      </w:pPr>
      <w:r w:rsidRPr="00AB437D">
        <w:rPr>
          <w:rFonts w:ascii="Times New Roman" w:hAnsi="Times New Roman" w:cs="Times New Roman"/>
          <w:b/>
          <w:bCs/>
          <w:sz w:val="24"/>
          <w:szCs w:val="24"/>
          <w:lang w:val="en-US"/>
        </w:rPr>
        <w:t>Position Statement – Applicant Wife</w:t>
      </w:r>
      <w:r w:rsidR="00E33700">
        <w:rPr>
          <w:rFonts w:ascii="Times New Roman" w:hAnsi="Times New Roman" w:cs="Times New Roman"/>
          <w:b/>
          <w:bCs/>
          <w:sz w:val="24"/>
          <w:szCs w:val="24"/>
          <w:lang w:val="en-US"/>
        </w:rPr>
        <w:t xml:space="preserve"> – </w:t>
      </w:r>
      <w:r w:rsidR="00AB437D" w:rsidRPr="00AB437D">
        <w:rPr>
          <w:rFonts w:ascii="Times New Roman" w:hAnsi="Times New Roman" w:cs="Times New Roman"/>
          <w:b/>
          <w:bCs/>
          <w:sz w:val="24"/>
          <w:szCs w:val="24"/>
          <w:lang w:val="en-US"/>
        </w:rPr>
        <w:t>PTR – 13</w:t>
      </w:r>
      <w:r w:rsidR="00AB437D" w:rsidRPr="00AB437D">
        <w:rPr>
          <w:rFonts w:ascii="Times New Roman" w:hAnsi="Times New Roman" w:cs="Times New Roman"/>
          <w:b/>
          <w:bCs/>
          <w:sz w:val="24"/>
          <w:szCs w:val="24"/>
          <w:vertAlign w:val="superscript"/>
          <w:lang w:val="en-US"/>
        </w:rPr>
        <w:t>th</w:t>
      </w:r>
      <w:r w:rsidR="00AB437D" w:rsidRPr="00AB437D">
        <w:rPr>
          <w:rFonts w:ascii="Times New Roman" w:hAnsi="Times New Roman" w:cs="Times New Roman"/>
          <w:b/>
          <w:bCs/>
          <w:sz w:val="24"/>
          <w:szCs w:val="24"/>
          <w:lang w:val="en-US"/>
        </w:rPr>
        <w:t xml:space="preserve"> July 2022</w:t>
      </w:r>
    </w:p>
    <w:p w14:paraId="296052D0" w14:textId="7AD1D3D5" w:rsidR="00E33700" w:rsidRDefault="00E33700" w:rsidP="00DC6A02">
      <w:pPr>
        <w:pBdr>
          <w:bottom w:val="single" w:sz="6" w:space="1" w:color="auto"/>
        </w:pBdr>
        <w:spacing w:after="0" w:line="360" w:lineRule="auto"/>
        <w:jc w:val="center"/>
        <w:rPr>
          <w:rFonts w:ascii="Times New Roman" w:hAnsi="Times New Roman" w:cs="Times New Roman"/>
          <w:sz w:val="24"/>
          <w:szCs w:val="24"/>
          <w:lang w:val="en-US"/>
        </w:rPr>
      </w:pPr>
    </w:p>
    <w:p w14:paraId="5F39C9D0" w14:textId="77777777" w:rsidR="00F10735" w:rsidRDefault="00F10735" w:rsidP="00DC6A02">
      <w:pPr>
        <w:spacing w:after="0" w:line="360" w:lineRule="auto"/>
        <w:jc w:val="center"/>
        <w:rPr>
          <w:rFonts w:ascii="Times New Roman" w:hAnsi="Times New Roman" w:cs="Times New Roman"/>
          <w:sz w:val="24"/>
          <w:szCs w:val="24"/>
          <w:lang w:val="en-US"/>
        </w:rPr>
      </w:pPr>
    </w:p>
    <w:p w14:paraId="3371CF44" w14:textId="437398E5" w:rsidR="00105E16" w:rsidRPr="00A437C5" w:rsidRDefault="00000000" w:rsidP="00ED0A8C">
      <w:pPr>
        <w:pStyle w:val="ListParagraph"/>
        <w:numPr>
          <w:ilvl w:val="0"/>
          <w:numId w:val="3"/>
        </w:numPr>
        <w:spacing w:after="0" w:line="360" w:lineRule="auto"/>
        <w:jc w:val="both"/>
        <w:rPr>
          <w:rFonts w:ascii="Times New Roman" w:hAnsi="Times New Roman" w:cs="Times New Roman"/>
          <w:sz w:val="24"/>
          <w:szCs w:val="24"/>
          <w:lang w:val="en-US"/>
        </w:rPr>
      </w:pPr>
      <w:r w:rsidRPr="00D20F3F">
        <w:rPr>
          <w:rFonts w:ascii="Times New Roman" w:hAnsi="Times New Roman" w:cs="Times New Roman"/>
          <w:sz w:val="24"/>
          <w:szCs w:val="24"/>
          <w:lang w:val="en-US"/>
        </w:rPr>
        <w:t xml:space="preserve">Can the Husband be believed by his own </w:t>
      </w:r>
      <w:r w:rsidRPr="00D20F3F">
        <w:rPr>
          <w:rFonts w:ascii="Times New Roman" w:hAnsi="Times New Roman" w:cs="Times New Roman"/>
          <w:i/>
          <w:iCs/>
          <w:sz w:val="24"/>
          <w:szCs w:val="24"/>
          <w:lang w:val="en-US"/>
        </w:rPr>
        <w:t>fiat</w:t>
      </w:r>
      <w:r w:rsidRPr="00D20F3F">
        <w:rPr>
          <w:rFonts w:ascii="Times New Roman" w:hAnsi="Times New Roman" w:cs="Times New Roman"/>
          <w:sz w:val="24"/>
          <w:szCs w:val="24"/>
          <w:lang w:val="en-US"/>
        </w:rPr>
        <w:t xml:space="preserve"> or ought his disclosure to be treated with appropriate scepticism?  </w:t>
      </w:r>
      <w:r w:rsidR="00D20CDC" w:rsidRPr="00D20F3F">
        <w:rPr>
          <w:rFonts w:ascii="Times New Roman" w:hAnsi="Times New Roman" w:cs="Times New Roman"/>
          <w:sz w:val="24"/>
          <w:szCs w:val="24"/>
          <w:lang w:val="en-US"/>
        </w:rPr>
        <w:t xml:space="preserve">Will his Form E be found to belong in the fiction or the non-fiction section of the judicial library? </w:t>
      </w:r>
      <w:r w:rsidRPr="00D20F3F">
        <w:rPr>
          <w:rFonts w:ascii="Times New Roman" w:hAnsi="Times New Roman" w:cs="Times New Roman"/>
          <w:sz w:val="24"/>
          <w:szCs w:val="24"/>
          <w:lang w:val="en-US"/>
        </w:rPr>
        <w:t xml:space="preserve">Even he </w:t>
      </w:r>
      <w:r w:rsidR="00D20CDC" w:rsidRPr="00D20F3F">
        <w:rPr>
          <w:rFonts w:ascii="Times New Roman" w:hAnsi="Times New Roman" w:cs="Times New Roman"/>
          <w:sz w:val="24"/>
          <w:szCs w:val="24"/>
          <w:lang w:val="en-US"/>
        </w:rPr>
        <w:t xml:space="preserve">seemed to </w:t>
      </w:r>
      <w:r w:rsidRPr="00D20F3F">
        <w:rPr>
          <w:rFonts w:ascii="Times New Roman" w:hAnsi="Times New Roman" w:cs="Times New Roman"/>
          <w:sz w:val="24"/>
          <w:szCs w:val="24"/>
          <w:lang w:val="en-US"/>
        </w:rPr>
        <w:t>acknowledge</w:t>
      </w:r>
      <w:r w:rsidR="00D20CDC" w:rsidRPr="00D20F3F">
        <w:rPr>
          <w:rFonts w:ascii="Times New Roman" w:hAnsi="Times New Roman" w:cs="Times New Roman"/>
          <w:sz w:val="24"/>
          <w:szCs w:val="24"/>
          <w:lang w:val="en-US"/>
        </w:rPr>
        <w:t xml:space="preserve"> that </w:t>
      </w:r>
      <w:r w:rsidRPr="00D20F3F">
        <w:rPr>
          <w:rFonts w:ascii="Times New Roman" w:hAnsi="Times New Roman" w:cs="Times New Roman"/>
          <w:sz w:val="24"/>
          <w:szCs w:val="24"/>
          <w:lang w:val="en-US"/>
        </w:rPr>
        <w:t xml:space="preserve">the Curious Case of the Topanga Valuation </w:t>
      </w:r>
      <w:r w:rsidR="00D20CDC" w:rsidRPr="00D20F3F">
        <w:rPr>
          <w:rFonts w:ascii="Times New Roman" w:hAnsi="Times New Roman" w:cs="Times New Roman"/>
          <w:sz w:val="24"/>
          <w:szCs w:val="24"/>
          <w:lang w:val="en-US"/>
        </w:rPr>
        <w:t>(with its unexpected twist being that an asset valuation of $7</w:t>
      </w:r>
      <w:r w:rsidR="0017237A">
        <w:rPr>
          <w:rFonts w:ascii="Times New Roman" w:hAnsi="Times New Roman" w:cs="Times New Roman"/>
          <w:sz w:val="24"/>
          <w:szCs w:val="24"/>
          <w:lang w:val="en-US"/>
        </w:rPr>
        <w:t>5</w:t>
      </w:r>
      <w:r w:rsidR="00D20CDC" w:rsidRPr="00D20F3F">
        <w:rPr>
          <w:rFonts w:ascii="Times New Roman" w:hAnsi="Times New Roman" w:cs="Times New Roman"/>
          <w:sz w:val="24"/>
          <w:szCs w:val="24"/>
          <w:lang w:val="en-US"/>
        </w:rPr>
        <w:t xml:space="preserve">,000 was in fact worth </w:t>
      </w:r>
      <w:r w:rsidR="00D20CDC" w:rsidRPr="00D20F3F">
        <w:rPr>
          <w:rFonts w:ascii="Times New Roman" w:hAnsi="Times New Roman" w:cs="Times New Roman"/>
          <w:i/>
          <w:iCs/>
          <w:sz w:val="24"/>
          <w:szCs w:val="24"/>
          <w:lang w:val="en-US"/>
        </w:rPr>
        <w:t>$7 million</w:t>
      </w:r>
      <w:r w:rsidR="0017237A">
        <w:rPr>
          <w:rFonts w:ascii="Times New Roman" w:hAnsi="Times New Roman" w:cs="Times New Roman"/>
          <w:sz w:val="24"/>
          <w:szCs w:val="24"/>
          <w:lang w:val="en-US"/>
        </w:rPr>
        <w:t xml:space="preserve"> </w:t>
      </w:r>
      <w:r w:rsidR="0017237A" w:rsidRPr="0017237A">
        <w:rPr>
          <w:rFonts w:ascii="Times New Roman" w:hAnsi="Times New Roman" w:cs="Times New Roman"/>
          <w:b/>
          <w:bCs/>
          <w:sz w:val="24"/>
          <w:szCs w:val="24"/>
          <w:lang w:val="en-US"/>
        </w:rPr>
        <w:t>[e261]</w:t>
      </w:r>
      <w:r w:rsidR="00D20CDC" w:rsidRPr="00D20F3F">
        <w:rPr>
          <w:rFonts w:ascii="Times New Roman" w:hAnsi="Times New Roman" w:cs="Times New Roman"/>
          <w:sz w:val="24"/>
          <w:szCs w:val="24"/>
          <w:lang w:val="en-US"/>
        </w:rPr>
        <w:t>)</w:t>
      </w:r>
      <w:r w:rsidR="00144881" w:rsidRPr="00D20F3F">
        <w:rPr>
          <w:rFonts w:ascii="Times New Roman" w:hAnsi="Times New Roman" w:cs="Times New Roman"/>
          <w:sz w:val="24"/>
          <w:szCs w:val="24"/>
          <w:lang w:val="en-US"/>
        </w:rPr>
        <w:t xml:space="preserve"> </w:t>
      </w:r>
      <w:r w:rsidR="00D20CDC" w:rsidRPr="00D20F3F">
        <w:rPr>
          <w:rFonts w:ascii="Times New Roman" w:hAnsi="Times New Roman" w:cs="Times New Roman"/>
          <w:sz w:val="24"/>
          <w:szCs w:val="24"/>
          <w:lang w:val="en-US"/>
        </w:rPr>
        <w:t>did not deserve a sequel</w:t>
      </w:r>
      <w:r w:rsidR="00D20CDC" w:rsidRPr="003B3180">
        <w:rPr>
          <w:rFonts w:ascii="Times New Roman" w:hAnsi="Times New Roman" w:cs="Times New Roman"/>
          <w:sz w:val="24"/>
          <w:szCs w:val="24"/>
          <w:lang w:val="en-US"/>
        </w:rPr>
        <w:t xml:space="preserve">.  </w:t>
      </w:r>
      <w:r w:rsidR="008A5E9D" w:rsidRPr="003B3180">
        <w:rPr>
          <w:rFonts w:ascii="Times New Roman" w:hAnsi="Times New Roman" w:cs="Times New Roman"/>
          <w:sz w:val="24"/>
          <w:szCs w:val="24"/>
          <w:lang w:val="en-US"/>
        </w:rPr>
        <w:t>Thus,</w:t>
      </w:r>
      <w:r w:rsidR="002610EF" w:rsidRPr="003B3180">
        <w:rPr>
          <w:rFonts w:ascii="Times New Roman" w:hAnsi="Times New Roman" w:cs="Times New Roman"/>
          <w:sz w:val="24"/>
          <w:szCs w:val="24"/>
          <w:lang w:val="en-US"/>
        </w:rPr>
        <w:t xml:space="preserve"> he acknowledged</w:t>
      </w:r>
      <w:r w:rsidR="000019CE">
        <w:rPr>
          <w:rFonts w:ascii="Times New Roman" w:hAnsi="Times New Roman" w:cs="Times New Roman"/>
          <w:sz w:val="24"/>
          <w:szCs w:val="24"/>
          <w:lang w:val="en-US"/>
        </w:rPr>
        <w:t xml:space="preserve"> </w:t>
      </w:r>
      <w:r w:rsidR="003B3180" w:rsidRPr="003B3180">
        <w:rPr>
          <w:rFonts w:ascii="Times New Roman" w:hAnsi="Times New Roman" w:cs="Times New Roman"/>
          <w:b/>
          <w:bCs/>
          <w:sz w:val="24"/>
          <w:szCs w:val="24"/>
          <w:lang w:val="en-US"/>
        </w:rPr>
        <w:t>[e389]</w:t>
      </w:r>
      <w:r w:rsidR="001E7FE2" w:rsidRPr="003B3180">
        <w:rPr>
          <w:sz w:val="24"/>
          <w:szCs w:val="24"/>
        </w:rPr>
        <w:t xml:space="preserve"> </w:t>
      </w:r>
      <w:r w:rsidR="003B3180" w:rsidRPr="00A437C5">
        <w:rPr>
          <w:rFonts w:ascii="Times New Roman" w:hAnsi="Times New Roman" w:cs="Times New Roman"/>
          <w:i/>
          <w:iCs/>
          <w:sz w:val="24"/>
          <w:szCs w:val="24"/>
        </w:rPr>
        <w:t>“…</w:t>
      </w:r>
      <w:r w:rsidR="001E7FE2" w:rsidRPr="00A437C5">
        <w:rPr>
          <w:rFonts w:ascii="Times New Roman" w:hAnsi="Times New Roman" w:cs="Times New Roman"/>
          <w:i/>
          <w:iCs/>
          <w:sz w:val="24"/>
          <w:szCs w:val="24"/>
        </w:rPr>
        <w:t>that my own stress in trying to manage this process has meant that I have not always managed everything well and I accept that with hindsight, there are some matters I would have done differently in these proceedings, principally in respect of the timing of the disclosure relating to the SPV, Topanga Canyon Holdings</w:t>
      </w:r>
      <w:r w:rsidR="00A437C5">
        <w:rPr>
          <w:rFonts w:ascii="Times New Roman" w:hAnsi="Times New Roman" w:cs="Times New Roman"/>
          <w:i/>
          <w:iCs/>
          <w:sz w:val="24"/>
          <w:szCs w:val="24"/>
        </w:rPr>
        <w:t xml:space="preserve"> LLC…”</w:t>
      </w:r>
      <w:r w:rsidR="003B3180" w:rsidRPr="003B3180">
        <w:rPr>
          <w:rFonts w:ascii="Times New Roman" w:hAnsi="Times New Roman" w:cs="Times New Roman"/>
          <w:sz w:val="24"/>
          <w:szCs w:val="24"/>
        </w:rPr>
        <w:t xml:space="preserve">, and apologised </w:t>
      </w:r>
      <w:r w:rsidR="00D316CB">
        <w:rPr>
          <w:rFonts w:ascii="Times New Roman" w:hAnsi="Times New Roman" w:cs="Times New Roman"/>
          <w:b/>
          <w:bCs/>
          <w:sz w:val="24"/>
          <w:szCs w:val="24"/>
        </w:rPr>
        <w:t>[</w:t>
      </w:r>
      <w:r w:rsidR="00F26B9F">
        <w:rPr>
          <w:rFonts w:ascii="Times New Roman" w:hAnsi="Times New Roman" w:cs="Times New Roman"/>
          <w:b/>
          <w:bCs/>
          <w:sz w:val="24"/>
          <w:szCs w:val="24"/>
        </w:rPr>
        <w:t xml:space="preserve">e399] </w:t>
      </w:r>
      <w:r w:rsidR="003B3180" w:rsidRPr="003B3180">
        <w:rPr>
          <w:rFonts w:ascii="Times New Roman" w:hAnsi="Times New Roman" w:cs="Times New Roman"/>
          <w:sz w:val="24"/>
          <w:szCs w:val="24"/>
        </w:rPr>
        <w:t xml:space="preserve">for the fact that there had been </w:t>
      </w:r>
      <w:r w:rsidR="003B3180" w:rsidRPr="00A437C5">
        <w:rPr>
          <w:rFonts w:ascii="Times New Roman" w:hAnsi="Times New Roman" w:cs="Times New Roman"/>
          <w:i/>
          <w:iCs/>
          <w:sz w:val="24"/>
          <w:szCs w:val="24"/>
        </w:rPr>
        <w:t>“…</w:t>
      </w:r>
      <w:r w:rsidR="00071E1E" w:rsidRPr="00A437C5">
        <w:rPr>
          <w:rFonts w:ascii="Times New Roman" w:hAnsi="Times New Roman" w:cs="Times New Roman"/>
          <w:i/>
          <w:iCs/>
          <w:sz w:val="24"/>
          <w:szCs w:val="24"/>
        </w:rPr>
        <w:t>a few accidental omissions</w:t>
      </w:r>
      <w:r w:rsidR="00E648E2">
        <w:rPr>
          <w:rFonts w:ascii="Times New Roman" w:hAnsi="Times New Roman" w:cs="Times New Roman"/>
          <w:i/>
          <w:iCs/>
          <w:sz w:val="24"/>
          <w:szCs w:val="24"/>
        </w:rPr>
        <w:t>”</w:t>
      </w:r>
      <w:r w:rsidR="00994F79">
        <w:rPr>
          <w:rFonts w:ascii="Times New Roman" w:hAnsi="Times New Roman" w:cs="Times New Roman"/>
          <w:sz w:val="24"/>
          <w:szCs w:val="24"/>
        </w:rPr>
        <w:t xml:space="preserve"> in </w:t>
      </w:r>
      <w:r w:rsidR="00D316CB">
        <w:rPr>
          <w:rFonts w:ascii="Times New Roman" w:hAnsi="Times New Roman" w:cs="Times New Roman"/>
          <w:sz w:val="24"/>
          <w:szCs w:val="24"/>
        </w:rPr>
        <w:t>relation</w:t>
      </w:r>
      <w:r w:rsidR="00994F79">
        <w:rPr>
          <w:rFonts w:ascii="Times New Roman" w:hAnsi="Times New Roman" w:cs="Times New Roman"/>
          <w:sz w:val="24"/>
          <w:szCs w:val="24"/>
        </w:rPr>
        <w:t xml:space="preserve"> to </w:t>
      </w:r>
      <w:r w:rsidR="00D316CB">
        <w:rPr>
          <w:rFonts w:ascii="Times New Roman" w:hAnsi="Times New Roman" w:cs="Times New Roman"/>
          <w:sz w:val="24"/>
          <w:szCs w:val="24"/>
        </w:rPr>
        <w:t xml:space="preserve">providing in his replies to questionnaire, information about investments identified in his Form E </w:t>
      </w:r>
    </w:p>
    <w:p w14:paraId="1FD60681" w14:textId="77777777" w:rsidR="00A437C5" w:rsidRPr="003B3180" w:rsidRDefault="00A437C5" w:rsidP="00F26B9F">
      <w:pPr>
        <w:pStyle w:val="ListParagraph"/>
        <w:spacing w:after="0" w:line="360" w:lineRule="auto"/>
        <w:jc w:val="both"/>
        <w:rPr>
          <w:rFonts w:ascii="Times New Roman" w:hAnsi="Times New Roman" w:cs="Times New Roman"/>
          <w:sz w:val="24"/>
          <w:szCs w:val="24"/>
          <w:lang w:val="en-US"/>
        </w:rPr>
      </w:pPr>
    </w:p>
    <w:p w14:paraId="3A6BE4DC" w14:textId="11E08493" w:rsidR="00654B51" w:rsidRPr="00D20F3F" w:rsidRDefault="00000000" w:rsidP="00D20F3F">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Fair to say that anyone </w:t>
      </w:r>
      <w:r w:rsidR="000019CE">
        <w:rPr>
          <w:rFonts w:ascii="Times New Roman" w:hAnsi="Times New Roman" w:cs="Times New Roman"/>
          <w:sz w:val="24"/>
          <w:szCs w:val="24"/>
          <w:lang w:val="en-US"/>
        </w:rPr>
        <w:t>reading</w:t>
      </w:r>
      <w:r>
        <w:rPr>
          <w:rFonts w:ascii="Times New Roman" w:hAnsi="Times New Roman" w:cs="Times New Roman"/>
          <w:sz w:val="24"/>
          <w:szCs w:val="24"/>
          <w:lang w:val="en-US"/>
        </w:rPr>
        <w:t xml:space="preserve"> that would have been hopeful for </w:t>
      </w:r>
      <w:r w:rsidR="000019CE">
        <w:rPr>
          <w:rFonts w:ascii="Times New Roman" w:hAnsi="Times New Roman" w:cs="Times New Roman"/>
          <w:sz w:val="24"/>
          <w:szCs w:val="24"/>
          <w:lang w:val="en-US"/>
        </w:rPr>
        <w:t>better things to come from him</w:t>
      </w:r>
      <w:r w:rsidR="00CB1830" w:rsidRPr="00CB1830">
        <w:t xml:space="preserve"> </w:t>
      </w:r>
      <w:r w:rsidR="00B75BCD" w:rsidRPr="00B75BCD">
        <w:rPr>
          <w:rFonts w:ascii="Times New Roman" w:hAnsi="Times New Roman" w:cs="Times New Roman"/>
          <w:sz w:val="24"/>
          <w:szCs w:val="24"/>
        </w:rPr>
        <w:t>(</w:t>
      </w:r>
      <w:r w:rsidR="00B75BCD">
        <w:rPr>
          <w:rFonts w:ascii="Times New Roman" w:hAnsi="Times New Roman" w:cs="Times New Roman"/>
          <w:i/>
          <w:iCs/>
          <w:sz w:val="24"/>
          <w:szCs w:val="24"/>
        </w:rPr>
        <w:t>“</w:t>
      </w:r>
      <w:r w:rsidR="00CB1830" w:rsidRPr="00B75BCD">
        <w:rPr>
          <w:rFonts w:ascii="Times New Roman" w:hAnsi="Times New Roman" w:cs="Times New Roman"/>
          <w:i/>
          <w:iCs/>
          <w:sz w:val="24"/>
          <w:szCs w:val="24"/>
        </w:rPr>
        <w:t>With the benefit of hindsight I would have approached it very differently</w:t>
      </w:r>
      <w:r w:rsidR="00B75BCD" w:rsidRPr="00B75BCD">
        <w:rPr>
          <w:rFonts w:ascii="Times New Roman" w:hAnsi="Times New Roman" w:cs="Times New Roman"/>
          <w:i/>
          <w:iCs/>
          <w:sz w:val="24"/>
          <w:szCs w:val="24"/>
        </w:rPr>
        <w:t xml:space="preserve">” </w:t>
      </w:r>
      <w:r w:rsidR="00B75BCD">
        <w:rPr>
          <w:rFonts w:ascii="Times New Roman" w:hAnsi="Times New Roman" w:cs="Times New Roman"/>
          <w:sz w:val="24"/>
          <w:szCs w:val="24"/>
        </w:rPr>
        <w:t>he observed penitentially</w:t>
      </w:r>
      <w:r w:rsidR="00B75BCD">
        <w:rPr>
          <w:rFonts w:ascii="Times New Roman" w:hAnsi="Times New Roman" w:cs="Times New Roman"/>
          <w:b/>
          <w:bCs/>
          <w:sz w:val="24"/>
          <w:szCs w:val="24"/>
        </w:rPr>
        <w:t xml:space="preserve"> [e413]</w:t>
      </w:r>
      <w:r w:rsidR="00B75BCD">
        <w:rPr>
          <w:rFonts w:ascii="Times New Roman" w:hAnsi="Times New Roman" w:cs="Times New Roman"/>
          <w:sz w:val="24"/>
          <w:szCs w:val="24"/>
        </w:rPr>
        <w:t>)</w:t>
      </w:r>
      <w:r w:rsidR="000019CE" w:rsidRPr="00B75BCD">
        <w:rPr>
          <w:rFonts w:ascii="Times New Roman" w:hAnsi="Times New Roman" w:cs="Times New Roman"/>
          <w:sz w:val="24"/>
          <w:szCs w:val="24"/>
          <w:lang w:val="en-US"/>
        </w:rPr>
        <w:t>.</w:t>
      </w:r>
      <w:r w:rsidR="000019CE">
        <w:rPr>
          <w:rFonts w:ascii="Times New Roman" w:hAnsi="Times New Roman" w:cs="Times New Roman"/>
          <w:sz w:val="24"/>
          <w:szCs w:val="24"/>
          <w:lang w:val="en-US"/>
        </w:rPr>
        <w:t xml:space="preserve"> Indeed, w</w:t>
      </w:r>
      <w:r w:rsidR="00144881" w:rsidRPr="00D20F3F">
        <w:rPr>
          <w:rFonts w:ascii="Times New Roman" w:hAnsi="Times New Roman" w:cs="Times New Roman"/>
          <w:sz w:val="24"/>
          <w:szCs w:val="24"/>
          <w:lang w:val="en-US"/>
        </w:rPr>
        <w:t>ith the clarity offered by such an epiphany</w:t>
      </w:r>
      <w:r w:rsidR="00105E16" w:rsidRPr="00D20F3F">
        <w:rPr>
          <w:rFonts w:ascii="Times New Roman" w:hAnsi="Times New Roman" w:cs="Times New Roman"/>
          <w:sz w:val="24"/>
          <w:szCs w:val="24"/>
          <w:lang w:val="en-US"/>
        </w:rPr>
        <w:t xml:space="preserve"> one might have thought that </w:t>
      </w:r>
      <w:r w:rsidR="00ED0049" w:rsidRPr="00D20F3F">
        <w:rPr>
          <w:rFonts w:ascii="Times New Roman" w:hAnsi="Times New Roman" w:cs="Times New Roman"/>
          <w:sz w:val="24"/>
          <w:szCs w:val="24"/>
          <w:lang w:val="en-US"/>
        </w:rPr>
        <w:t xml:space="preserve">this </w:t>
      </w:r>
      <w:r w:rsidR="00230F39" w:rsidRPr="00D20F3F">
        <w:rPr>
          <w:rFonts w:ascii="Times New Roman" w:hAnsi="Times New Roman" w:cs="Times New Roman"/>
          <w:sz w:val="24"/>
          <w:szCs w:val="24"/>
          <w:lang w:val="en-US"/>
        </w:rPr>
        <w:t>Husband</w:t>
      </w:r>
      <w:r w:rsidR="00144881" w:rsidRPr="00D20F3F">
        <w:rPr>
          <w:rFonts w:ascii="Times New Roman" w:hAnsi="Times New Roman" w:cs="Times New Roman"/>
          <w:sz w:val="24"/>
          <w:szCs w:val="24"/>
          <w:lang w:val="en-US"/>
        </w:rPr>
        <w:t xml:space="preserve"> </w:t>
      </w:r>
      <w:r w:rsidR="00230F39" w:rsidRPr="00D20F3F">
        <w:rPr>
          <w:rFonts w:ascii="Times New Roman" w:hAnsi="Times New Roman" w:cs="Times New Roman"/>
          <w:sz w:val="24"/>
          <w:szCs w:val="24"/>
          <w:lang w:val="en-US"/>
        </w:rPr>
        <w:t xml:space="preserve">would have been anxious to avoid any repetition of the mischief caused by his </w:t>
      </w:r>
      <w:r w:rsidR="00D241B0">
        <w:rPr>
          <w:rFonts w:ascii="Times New Roman" w:hAnsi="Times New Roman" w:cs="Times New Roman"/>
          <w:sz w:val="24"/>
          <w:szCs w:val="24"/>
          <w:lang w:val="en-US"/>
        </w:rPr>
        <w:t xml:space="preserve">deficient </w:t>
      </w:r>
      <w:r w:rsidR="00230F39" w:rsidRPr="00D20F3F">
        <w:rPr>
          <w:rFonts w:ascii="Times New Roman" w:hAnsi="Times New Roman" w:cs="Times New Roman"/>
          <w:sz w:val="24"/>
          <w:szCs w:val="24"/>
          <w:lang w:val="en-US"/>
        </w:rPr>
        <w:t>Topanga disclosure</w:t>
      </w:r>
      <w:r w:rsidR="00D241B0">
        <w:rPr>
          <w:rFonts w:ascii="Times New Roman" w:hAnsi="Times New Roman" w:cs="Times New Roman"/>
          <w:sz w:val="24"/>
          <w:szCs w:val="24"/>
          <w:lang w:val="en-US"/>
        </w:rPr>
        <w:t xml:space="preserve">. </w:t>
      </w:r>
      <w:r w:rsidR="00230F39" w:rsidRPr="00D20F3F">
        <w:rPr>
          <w:rFonts w:ascii="Times New Roman" w:hAnsi="Times New Roman" w:cs="Times New Roman"/>
          <w:sz w:val="24"/>
          <w:szCs w:val="24"/>
          <w:lang w:val="en-US"/>
        </w:rPr>
        <w:t xml:space="preserve"> But some writers have only one genre</w:t>
      </w:r>
      <w:r w:rsidR="001761DC">
        <w:rPr>
          <w:rFonts w:ascii="Times New Roman" w:hAnsi="Times New Roman" w:cs="Times New Roman"/>
          <w:sz w:val="24"/>
          <w:szCs w:val="24"/>
          <w:lang w:val="en-US"/>
        </w:rPr>
        <w:t>.</w:t>
      </w:r>
      <w:r w:rsidR="00230F39" w:rsidRPr="00D20F3F">
        <w:rPr>
          <w:rFonts w:ascii="Times New Roman" w:hAnsi="Times New Roman" w:cs="Times New Roman"/>
          <w:sz w:val="24"/>
          <w:szCs w:val="24"/>
          <w:lang w:val="en-US"/>
        </w:rPr>
        <w:t xml:space="preserve"> </w:t>
      </w:r>
      <w:r w:rsidR="007975E7" w:rsidRPr="00D20F3F">
        <w:rPr>
          <w:rFonts w:ascii="Times New Roman" w:hAnsi="Times New Roman" w:cs="Times New Roman"/>
          <w:sz w:val="24"/>
          <w:szCs w:val="24"/>
          <w:lang w:val="en-US"/>
        </w:rPr>
        <w:t>On the 6</w:t>
      </w:r>
      <w:r w:rsidR="00326600" w:rsidRPr="00326600">
        <w:rPr>
          <w:rFonts w:ascii="Times New Roman" w:hAnsi="Times New Roman" w:cs="Times New Roman"/>
          <w:sz w:val="24"/>
          <w:szCs w:val="24"/>
          <w:vertAlign w:val="superscript"/>
          <w:lang w:val="en-US"/>
        </w:rPr>
        <w:t>th</w:t>
      </w:r>
      <w:r w:rsidR="00326600">
        <w:rPr>
          <w:rFonts w:ascii="Times New Roman" w:hAnsi="Times New Roman" w:cs="Times New Roman"/>
          <w:sz w:val="24"/>
          <w:szCs w:val="24"/>
          <w:lang w:val="en-US"/>
        </w:rPr>
        <w:t xml:space="preserve"> </w:t>
      </w:r>
      <w:r w:rsidR="007975E7" w:rsidRPr="00D20F3F">
        <w:rPr>
          <w:rFonts w:ascii="Times New Roman" w:hAnsi="Times New Roman" w:cs="Times New Roman"/>
          <w:sz w:val="24"/>
          <w:szCs w:val="24"/>
          <w:lang w:val="en-US"/>
        </w:rPr>
        <w:t>June H’s solicitors wrote</w:t>
      </w:r>
      <w:r w:rsidR="008D43C4" w:rsidRPr="00D20F3F">
        <w:rPr>
          <w:rFonts w:ascii="Times New Roman" w:hAnsi="Times New Roman" w:cs="Times New Roman"/>
          <w:sz w:val="24"/>
          <w:szCs w:val="24"/>
          <w:lang w:val="en-US"/>
        </w:rPr>
        <w:t xml:space="preserve"> to W’s solicitors</w:t>
      </w:r>
      <w:r w:rsidR="00326600">
        <w:rPr>
          <w:rFonts w:ascii="Times New Roman" w:hAnsi="Times New Roman" w:cs="Times New Roman"/>
          <w:sz w:val="24"/>
          <w:szCs w:val="24"/>
          <w:lang w:val="en-US"/>
        </w:rPr>
        <w:t xml:space="preserve"> and said (in a </w:t>
      </w:r>
      <w:r w:rsidR="00433082">
        <w:rPr>
          <w:rFonts w:ascii="Times New Roman" w:hAnsi="Times New Roman" w:cs="Times New Roman"/>
          <w:sz w:val="24"/>
          <w:szCs w:val="24"/>
          <w:lang w:val="en-US"/>
        </w:rPr>
        <w:t>letter</w:t>
      </w:r>
      <w:r w:rsidR="00326600">
        <w:rPr>
          <w:rFonts w:ascii="Times New Roman" w:hAnsi="Times New Roman" w:cs="Times New Roman"/>
          <w:sz w:val="24"/>
          <w:szCs w:val="24"/>
          <w:lang w:val="en-US"/>
        </w:rPr>
        <w:t xml:space="preserve"> </w:t>
      </w:r>
      <w:r w:rsidR="00433082">
        <w:rPr>
          <w:rFonts w:ascii="Times New Roman" w:hAnsi="Times New Roman" w:cs="Times New Roman"/>
          <w:sz w:val="24"/>
          <w:szCs w:val="24"/>
          <w:lang w:val="en-US"/>
        </w:rPr>
        <w:t>not</w:t>
      </w:r>
      <w:r w:rsidR="00326600">
        <w:rPr>
          <w:rFonts w:ascii="Times New Roman" w:hAnsi="Times New Roman" w:cs="Times New Roman"/>
          <w:sz w:val="24"/>
          <w:szCs w:val="24"/>
          <w:lang w:val="en-US"/>
        </w:rPr>
        <w:t xml:space="preserve"> in the </w:t>
      </w:r>
      <w:r w:rsidR="00433082">
        <w:rPr>
          <w:rFonts w:ascii="Times New Roman" w:hAnsi="Times New Roman" w:cs="Times New Roman"/>
          <w:sz w:val="24"/>
          <w:szCs w:val="24"/>
          <w:lang w:val="en-US"/>
        </w:rPr>
        <w:t>bundle):-</w:t>
      </w:r>
    </w:p>
    <w:p w14:paraId="01304D4C" w14:textId="77777777" w:rsidR="00460824" w:rsidRDefault="00460824" w:rsidP="00F10735">
      <w:pPr>
        <w:spacing w:after="0" w:line="240" w:lineRule="auto"/>
        <w:ind w:left="1418"/>
        <w:jc w:val="both"/>
        <w:rPr>
          <w:rFonts w:ascii="Times New Roman" w:hAnsi="Times New Roman" w:cs="Times New Roman"/>
          <w:sz w:val="24"/>
          <w:szCs w:val="24"/>
        </w:rPr>
      </w:pPr>
    </w:p>
    <w:p w14:paraId="2DDEEAB3" w14:textId="065C9592" w:rsidR="008D43C4" w:rsidRPr="00ED0049" w:rsidRDefault="00000000" w:rsidP="00F10735">
      <w:pPr>
        <w:spacing w:after="0" w:line="240" w:lineRule="auto"/>
        <w:ind w:left="1418"/>
        <w:jc w:val="both"/>
        <w:rPr>
          <w:rFonts w:ascii="Times New Roman" w:hAnsi="Times New Roman" w:cs="Times New Roman"/>
          <w:sz w:val="24"/>
          <w:szCs w:val="24"/>
          <w:lang w:val="en-US"/>
        </w:rPr>
      </w:pPr>
      <w:r>
        <w:rPr>
          <w:rFonts w:ascii="Times New Roman" w:hAnsi="Times New Roman" w:cs="Times New Roman"/>
          <w:sz w:val="24"/>
          <w:szCs w:val="24"/>
        </w:rPr>
        <w:t>“</w:t>
      </w:r>
      <w:r w:rsidR="00ED0049" w:rsidRPr="00ED0049">
        <w:rPr>
          <w:rFonts w:ascii="Times New Roman" w:hAnsi="Times New Roman" w:cs="Times New Roman"/>
          <w:sz w:val="24"/>
          <w:szCs w:val="24"/>
        </w:rPr>
        <w:t xml:space="preserve">My client has been offered a directorship role in </w:t>
      </w:r>
      <w:r w:rsidR="00460824" w:rsidRPr="00ED0049">
        <w:rPr>
          <w:rFonts w:ascii="Times New Roman" w:hAnsi="Times New Roman" w:cs="Times New Roman"/>
          <w:sz w:val="24"/>
          <w:szCs w:val="24"/>
        </w:rPr>
        <w:t>a</w:t>
      </w:r>
      <w:r w:rsidR="00ED0049" w:rsidRPr="00ED0049">
        <w:rPr>
          <w:rFonts w:ascii="Times New Roman" w:hAnsi="Times New Roman" w:cs="Times New Roman"/>
          <w:sz w:val="24"/>
          <w:szCs w:val="24"/>
        </w:rPr>
        <w:t xml:space="preserve"> SPAC, Oxus Acquisition Corp. He has not yet received the relevant documents / agreements he will enter into as part of this but they will be provided once executed. My client will not receive income from the role but he </w:t>
      </w:r>
      <w:r w:rsidR="00ED0049" w:rsidRPr="009024D0">
        <w:rPr>
          <w:rFonts w:ascii="Times New Roman" w:hAnsi="Times New Roman" w:cs="Times New Roman"/>
          <w:b/>
          <w:bCs/>
          <w:sz w:val="24"/>
          <w:szCs w:val="24"/>
        </w:rPr>
        <w:t>may</w:t>
      </w:r>
      <w:r w:rsidR="00ED0049" w:rsidRPr="00ED0049">
        <w:rPr>
          <w:rFonts w:ascii="Times New Roman" w:hAnsi="Times New Roman" w:cs="Times New Roman"/>
          <w:sz w:val="24"/>
          <w:szCs w:val="24"/>
        </w:rPr>
        <w:t xml:space="preserve"> receive shares in the company subject to its performance – </w:t>
      </w:r>
      <w:r w:rsidR="00ED0049" w:rsidRPr="008002C5">
        <w:rPr>
          <w:rFonts w:ascii="Times New Roman" w:hAnsi="Times New Roman" w:cs="Times New Roman"/>
          <w:b/>
          <w:bCs/>
          <w:sz w:val="24"/>
          <w:szCs w:val="24"/>
        </w:rPr>
        <w:t>full details are yet to be finalised</w:t>
      </w:r>
      <w:r w:rsidR="00ED0049" w:rsidRPr="00ED0049">
        <w:rPr>
          <w:rFonts w:ascii="Times New Roman" w:hAnsi="Times New Roman" w:cs="Times New Roman"/>
          <w:sz w:val="24"/>
          <w:szCs w:val="24"/>
        </w:rPr>
        <w:t xml:space="preserve"> but will be confirmed when they are</w:t>
      </w:r>
      <w:r>
        <w:rPr>
          <w:rFonts w:ascii="Times New Roman" w:hAnsi="Times New Roman" w:cs="Times New Roman"/>
          <w:sz w:val="24"/>
          <w:szCs w:val="24"/>
        </w:rPr>
        <w:t>”</w:t>
      </w:r>
      <w:r w:rsidR="009024D0">
        <w:rPr>
          <w:rFonts w:ascii="Times New Roman" w:hAnsi="Times New Roman" w:cs="Times New Roman"/>
          <w:sz w:val="24"/>
          <w:szCs w:val="24"/>
        </w:rPr>
        <w:t xml:space="preserve"> [</w:t>
      </w:r>
      <w:r w:rsidR="009024D0" w:rsidRPr="009024D0">
        <w:rPr>
          <w:rFonts w:ascii="Times New Roman" w:hAnsi="Times New Roman" w:cs="Times New Roman"/>
          <w:sz w:val="24"/>
          <w:szCs w:val="24"/>
          <w:u w:val="single"/>
        </w:rPr>
        <w:t>emphasis added</w:t>
      </w:r>
      <w:r w:rsidR="009024D0">
        <w:rPr>
          <w:rFonts w:ascii="Times New Roman" w:hAnsi="Times New Roman" w:cs="Times New Roman"/>
          <w:sz w:val="24"/>
          <w:szCs w:val="24"/>
        </w:rPr>
        <w:t>]</w:t>
      </w:r>
    </w:p>
    <w:p w14:paraId="60EBE242" w14:textId="77777777" w:rsidR="00D20F3F" w:rsidRDefault="00D20F3F" w:rsidP="00F10735">
      <w:pPr>
        <w:spacing w:after="0" w:line="240" w:lineRule="auto"/>
        <w:jc w:val="both"/>
        <w:rPr>
          <w:rFonts w:ascii="Times New Roman" w:hAnsi="Times New Roman" w:cs="Times New Roman"/>
          <w:sz w:val="24"/>
          <w:szCs w:val="24"/>
          <w:lang w:val="en-US"/>
        </w:rPr>
      </w:pPr>
    </w:p>
    <w:p w14:paraId="06D6641F" w14:textId="38DD8090" w:rsidR="008D43C4" w:rsidRPr="00D20F3F" w:rsidRDefault="00000000" w:rsidP="00D20F3F">
      <w:pPr>
        <w:pStyle w:val="ListParagraph"/>
        <w:numPr>
          <w:ilvl w:val="0"/>
          <w:numId w:val="3"/>
        </w:numPr>
        <w:spacing w:after="0" w:line="360" w:lineRule="auto"/>
        <w:jc w:val="both"/>
        <w:rPr>
          <w:rFonts w:ascii="Times New Roman" w:hAnsi="Times New Roman" w:cs="Times New Roman"/>
          <w:sz w:val="24"/>
          <w:szCs w:val="24"/>
          <w:lang w:val="en-US"/>
        </w:rPr>
      </w:pPr>
      <w:r w:rsidRPr="00D20F3F">
        <w:rPr>
          <w:rFonts w:ascii="Times New Roman" w:hAnsi="Times New Roman" w:cs="Times New Roman"/>
          <w:sz w:val="24"/>
          <w:szCs w:val="24"/>
          <w:lang w:val="en-US"/>
        </w:rPr>
        <w:t>This – unbeknownst to them – was not true</w:t>
      </w:r>
      <w:r w:rsidR="00737A92">
        <w:rPr>
          <w:rFonts w:ascii="Times New Roman" w:hAnsi="Times New Roman" w:cs="Times New Roman"/>
          <w:sz w:val="24"/>
          <w:szCs w:val="24"/>
          <w:lang w:val="en-US"/>
        </w:rPr>
        <w:t xml:space="preserve"> in multiple respects</w:t>
      </w:r>
      <w:r w:rsidRPr="00D20F3F">
        <w:rPr>
          <w:rFonts w:ascii="Times New Roman" w:hAnsi="Times New Roman" w:cs="Times New Roman"/>
          <w:sz w:val="24"/>
          <w:szCs w:val="24"/>
          <w:lang w:val="en-US"/>
        </w:rPr>
        <w:t xml:space="preserve">. </w:t>
      </w:r>
      <w:r w:rsidR="001761DC">
        <w:rPr>
          <w:rFonts w:ascii="Times New Roman" w:hAnsi="Times New Roman" w:cs="Times New Roman"/>
          <w:sz w:val="24"/>
          <w:szCs w:val="24"/>
          <w:lang w:val="en-US"/>
        </w:rPr>
        <w:t xml:space="preserve"> </w:t>
      </w:r>
      <w:r w:rsidRPr="00D20F3F">
        <w:rPr>
          <w:rFonts w:ascii="Times New Roman" w:hAnsi="Times New Roman" w:cs="Times New Roman"/>
          <w:sz w:val="24"/>
          <w:szCs w:val="24"/>
          <w:lang w:val="en-US"/>
        </w:rPr>
        <w:t>In fact</w:t>
      </w:r>
      <w:r w:rsidR="00737A92">
        <w:rPr>
          <w:rFonts w:ascii="Times New Roman" w:hAnsi="Times New Roman" w:cs="Times New Roman"/>
          <w:sz w:val="24"/>
          <w:szCs w:val="24"/>
          <w:lang w:val="en-US"/>
        </w:rPr>
        <w:t>,</w:t>
      </w:r>
      <w:r w:rsidRPr="00D20F3F">
        <w:rPr>
          <w:rFonts w:ascii="Times New Roman" w:hAnsi="Times New Roman" w:cs="Times New Roman"/>
          <w:sz w:val="24"/>
          <w:szCs w:val="24"/>
          <w:lang w:val="en-US"/>
        </w:rPr>
        <w:t xml:space="preserve"> </w:t>
      </w:r>
      <w:r w:rsidR="0042776C" w:rsidRPr="00D20F3F">
        <w:rPr>
          <w:rFonts w:ascii="Times New Roman" w:hAnsi="Times New Roman" w:cs="Times New Roman"/>
          <w:sz w:val="24"/>
          <w:szCs w:val="24"/>
          <w:lang w:val="en-US"/>
        </w:rPr>
        <w:t>as that company’s filings make clear</w:t>
      </w:r>
      <w:r w:rsidR="00737A92">
        <w:rPr>
          <w:rFonts w:ascii="Times New Roman" w:hAnsi="Times New Roman" w:cs="Times New Roman"/>
          <w:sz w:val="24"/>
          <w:szCs w:val="24"/>
          <w:lang w:val="en-US"/>
        </w:rPr>
        <w:t>,</w:t>
      </w:r>
      <w:r w:rsidR="0042776C" w:rsidRPr="00D20F3F">
        <w:rPr>
          <w:rFonts w:ascii="Times New Roman" w:hAnsi="Times New Roman" w:cs="Times New Roman"/>
          <w:sz w:val="24"/>
          <w:szCs w:val="24"/>
          <w:lang w:val="en-US"/>
        </w:rPr>
        <w:t xml:space="preserve"> by the time that letter was written </w:t>
      </w:r>
    </w:p>
    <w:p w14:paraId="29266A16" w14:textId="2DE488D1" w:rsidR="00D20F3F" w:rsidRDefault="00000000" w:rsidP="00D20F3F">
      <w:pPr>
        <w:pStyle w:val="ListParagraph"/>
        <w:numPr>
          <w:ilvl w:val="0"/>
          <w:numId w:val="4"/>
        </w:numPr>
        <w:spacing w:after="0" w:line="360" w:lineRule="auto"/>
        <w:jc w:val="both"/>
        <w:rPr>
          <w:rFonts w:ascii="Times New Roman" w:hAnsi="Times New Roman" w:cs="Times New Roman"/>
          <w:sz w:val="24"/>
          <w:szCs w:val="24"/>
          <w:lang w:val="en-US"/>
        </w:rPr>
      </w:pPr>
      <w:r w:rsidRPr="00D20F3F">
        <w:rPr>
          <w:rFonts w:ascii="Times New Roman" w:hAnsi="Times New Roman" w:cs="Times New Roman"/>
          <w:sz w:val="24"/>
          <w:szCs w:val="24"/>
          <w:lang w:val="en-US"/>
        </w:rPr>
        <w:t>He had been appointed as a director (on the 1</w:t>
      </w:r>
      <w:r w:rsidRPr="00D20F3F">
        <w:rPr>
          <w:rFonts w:ascii="Times New Roman" w:hAnsi="Times New Roman" w:cs="Times New Roman"/>
          <w:sz w:val="24"/>
          <w:szCs w:val="24"/>
          <w:vertAlign w:val="superscript"/>
          <w:lang w:val="en-US"/>
        </w:rPr>
        <w:t>st</w:t>
      </w:r>
      <w:r w:rsidRPr="00D20F3F">
        <w:rPr>
          <w:rFonts w:ascii="Times New Roman" w:hAnsi="Times New Roman" w:cs="Times New Roman"/>
          <w:sz w:val="24"/>
          <w:szCs w:val="24"/>
          <w:lang w:val="en-US"/>
        </w:rPr>
        <w:t xml:space="preserve"> June 2022)</w:t>
      </w:r>
      <w:r>
        <w:rPr>
          <w:rStyle w:val="FootnoteReference"/>
          <w:rFonts w:ascii="Times New Roman" w:hAnsi="Times New Roman" w:cs="Times New Roman"/>
          <w:sz w:val="24"/>
          <w:szCs w:val="24"/>
          <w:lang w:val="en-US"/>
        </w:rPr>
        <w:footnoteReference w:id="1"/>
      </w:r>
      <w:r>
        <w:rPr>
          <w:rFonts w:ascii="Times New Roman" w:hAnsi="Times New Roman" w:cs="Times New Roman"/>
          <w:sz w:val="24"/>
          <w:szCs w:val="24"/>
          <w:lang w:val="en-US"/>
        </w:rPr>
        <w:t>;</w:t>
      </w:r>
    </w:p>
    <w:p w14:paraId="493FC139" w14:textId="33617CFD" w:rsidR="00D20F3F" w:rsidRPr="00D20F3F" w:rsidRDefault="00000000" w:rsidP="00D20F3F">
      <w:pPr>
        <w:pStyle w:val="ListParagraph"/>
        <w:numPr>
          <w:ilvl w:val="0"/>
          <w:numId w:val="4"/>
        </w:numPr>
        <w:spacing w:after="0" w:line="360" w:lineRule="auto"/>
        <w:jc w:val="both"/>
        <w:rPr>
          <w:rFonts w:ascii="Times New Roman" w:hAnsi="Times New Roman" w:cs="Times New Roman"/>
          <w:sz w:val="24"/>
          <w:szCs w:val="24"/>
          <w:lang w:val="en-US"/>
        </w:rPr>
      </w:pPr>
      <w:r w:rsidRPr="00D20F3F">
        <w:rPr>
          <w:rFonts w:ascii="Times New Roman" w:hAnsi="Times New Roman" w:cs="Times New Roman"/>
          <w:sz w:val="24"/>
          <w:szCs w:val="24"/>
        </w:rPr>
        <w:lastRenderedPageBreak/>
        <w:t>He had (on 3</w:t>
      </w:r>
      <w:r w:rsidRPr="00D20F3F">
        <w:rPr>
          <w:rFonts w:ascii="Times New Roman" w:hAnsi="Times New Roman" w:cs="Times New Roman"/>
          <w:sz w:val="24"/>
          <w:szCs w:val="24"/>
          <w:vertAlign w:val="superscript"/>
        </w:rPr>
        <w:t>rd</w:t>
      </w:r>
      <w:r w:rsidRPr="00D20F3F">
        <w:rPr>
          <w:rFonts w:ascii="Times New Roman" w:hAnsi="Times New Roman" w:cs="Times New Roman"/>
          <w:sz w:val="24"/>
          <w:szCs w:val="24"/>
        </w:rPr>
        <w:t xml:space="preserve"> June 2022), </w:t>
      </w:r>
      <w:r w:rsidR="00ED7E4C" w:rsidRPr="00D20F3F">
        <w:rPr>
          <w:rFonts w:ascii="Times New Roman" w:hAnsi="Times New Roman" w:cs="Times New Roman"/>
          <w:sz w:val="24"/>
          <w:szCs w:val="24"/>
        </w:rPr>
        <w:t>executed a</w:t>
      </w:r>
      <w:r w:rsidRPr="00D20F3F">
        <w:rPr>
          <w:rFonts w:ascii="Times New Roman" w:hAnsi="Times New Roman" w:cs="Times New Roman"/>
          <w:sz w:val="24"/>
          <w:szCs w:val="24"/>
        </w:rPr>
        <w:t xml:space="preserve"> Power of Attorney </w:t>
      </w:r>
      <w:r w:rsidR="008B6736" w:rsidRPr="00D20F3F">
        <w:rPr>
          <w:rFonts w:ascii="Times New Roman" w:hAnsi="Times New Roman" w:cs="Times New Roman"/>
          <w:sz w:val="24"/>
          <w:szCs w:val="24"/>
        </w:rPr>
        <w:t>(Filed as Exhibit 24.1 to Form E3 with the SEC</w:t>
      </w:r>
      <w:r>
        <w:rPr>
          <w:rStyle w:val="FootnoteReference"/>
          <w:rFonts w:ascii="Times New Roman" w:hAnsi="Times New Roman" w:cs="Times New Roman"/>
          <w:sz w:val="24"/>
          <w:szCs w:val="24"/>
        </w:rPr>
        <w:footnoteReference w:id="2"/>
      </w:r>
      <w:r w:rsidR="008B6736" w:rsidRPr="00D20F3F">
        <w:rPr>
          <w:rFonts w:ascii="Times New Roman" w:hAnsi="Times New Roman" w:cs="Times New Roman"/>
          <w:sz w:val="24"/>
          <w:szCs w:val="24"/>
        </w:rPr>
        <w:t xml:space="preserve">) </w:t>
      </w:r>
      <w:r w:rsidRPr="00D20F3F">
        <w:rPr>
          <w:rFonts w:ascii="Times New Roman" w:hAnsi="Times New Roman" w:cs="Times New Roman"/>
          <w:sz w:val="24"/>
          <w:szCs w:val="24"/>
        </w:rPr>
        <w:t>which facilitated the filing of SEC-Form 3 on 7</w:t>
      </w:r>
      <w:r w:rsidRPr="00D20F3F">
        <w:rPr>
          <w:rFonts w:ascii="Times New Roman" w:hAnsi="Times New Roman" w:cs="Times New Roman"/>
          <w:sz w:val="24"/>
          <w:szCs w:val="24"/>
          <w:vertAlign w:val="superscript"/>
        </w:rPr>
        <w:t>th</w:t>
      </w:r>
      <w:r w:rsidRPr="00D20F3F">
        <w:rPr>
          <w:rFonts w:ascii="Times New Roman" w:hAnsi="Times New Roman" w:cs="Times New Roman"/>
          <w:sz w:val="24"/>
          <w:szCs w:val="24"/>
        </w:rPr>
        <w:t xml:space="preserve"> June 2022 disclosing his ownership of 50,000 Class </w:t>
      </w:r>
      <w:r w:rsidR="00135AD8" w:rsidRPr="00D20F3F">
        <w:rPr>
          <w:rFonts w:ascii="Times New Roman" w:hAnsi="Times New Roman" w:cs="Times New Roman"/>
          <w:sz w:val="24"/>
          <w:szCs w:val="24"/>
        </w:rPr>
        <w:t>B shares</w:t>
      </w:r>
      <w:r>
        <w:rPr>
          <w:rStyle w:val="FootnoteReference"/>
          <w:rFonts w:ascii="Times New Roman" w:hAnsi="Times New Roman" w:cs="Times New Roman"/>
          <w:sz w:val="24"/>
          <w:szCs w:val="24"/>
        </w:rPr>
        <w:footnoteReference w:id="3"/>
      </w:r>
      <w:r w:rsidR="00135AD8" w:rsidRPr="00D20F3F">
        <w:rPr>
          <w:rFonts w:ascii="Times New Roman" w:hAnsi="Times New Roman" w:cs="Times New Roman"/>
          <w:sz w:val="24"/>
          <w:szCs w:val="24"/>
        </w:rPr>
        <w:t xml:space="preserve"> which would, automatically convert into </w:t>
      </w:r>
      <w:r w:rsidRPr="00D20F3F">
        <w:rPr>
          <w:rFonts w:ascii="Times New Roman" w:hAnsi="Times New Roman" w:cs="Times New Roman"/>
          <w:sz w:val="24"/>
          <w:szCs w:val="24"/>
        </w:rPr>
        <w:t>A shares</w:t>
      </w:r>
      <w:r w:rsidR="00FC2457" w:rsidRPr="00D20F3F">
        <w:rPr>
          <w:rFonts w:ascii="Times New Roman" w:hAnsi="Times New Roman" w:cs="Times New Roman"/>
          <w:sz w:val="24"/>
          <w:szCs w:val="24"/>
        </w:rPr>
        <w:t xml:space="preserve"> on the acquisition of a business by the SPAC</w:t>
      </w:r>
      <w:r>
        <w:rPr>
          <w:rFonts w:ascii="Times New Roman" w:hAnsi="Times New Roman" w:cs="Times New Roman"/>
          <w:sz w:val="24"/>
          <w:szCs w:val="24"/>
        </w:rPr>
        <w:t>;</w:t>
      </w:r>
    </w:p>
    <w:p w14:paraId="7394124F" w14:textId="3E04BF31" w:rsidR="0042776C" w:rsidRPr="00D20F3F" w:rsidRDefault="00000000" w:rsidP="00D20F3F">
      <w:pPr>
        <w:pStyle w:val="ListParagraph"/>
        <w:numPr>
          <w:ilvl w:val="0"/>
          <w:numId w:val="4"/>
        </w:numPr>
        <w:spacing w:after="0" w:line="360" w:lineRule="auto"/>
        <w:jc w:val="both"/>
        <w:rPr>
          <w:rFonts w:ascii="Times New Roman" w:hAnsi="Times New Roman" w:cs="Times New Roman"/>
          <w:sz w:val="24"/>
          <w:szCs w:val="24"/>
          <w:lang w:val="en-US"/>
        </w:rPr>
      </w:pPr>
      <w:r w:rsidRPr="00D20F3F">
        <w:rPr>
          <w:rFonts w:ascii="Times New Roman" w:hAnsi="Times New Roman" w:cs="Times New Roman"/>
          <w:sz w:val="24"/>
          <w:szCs w:val="24"/>
        </w:rPr>
        <w:t xml:space="preserve">Those </w:t>
      </w:r>
      <w:r w:rsidR="00AF2A38" w:rsidRPr="00D20F3F">
        <w:rPr>
          <w:rFonts w:ascii="Times New Roman" w:hAnsi="Times New Roman" w:cs="Times New Roman"/>
          <w:sz w:val="24"/>
          <w:szCs w:val="24"/>
        </w:rPr>
        <w:t>A shares</w:t>
      </w:r>
      <w:r w:rsidRPr="00D20F3F">
        <w:rPr>
          <w:rFonts w:ascii="Times New Roman" w:hAnsi="Times New Roman" w:cs="Times New Roman"/>
          <w:sz w:val="24"/>
          <w:szCs w:val="24"/>
        </w:rPr>
        <w:t xml:space="preserve"> in </w:t>
      </w:r>
      <w:r w:rsidR="008D2167" w:rsidRPr="00D20F3F">
        <w:rPr>
          <w:rFonts w:ascii="Times New Roman" w:hAnsi="Times New Roman" w:cs="Times New Roman"/>
          <w:sz w:val="24"/>
          <w:szCs w:val="24"/>
        </w:rPr>
        <w:t>the</w:t>
      </w:r>
      <w:r w:rsidRPr="00D20F3F">
        <w:rPr>
          <w:rFonts w:ascii="Times New Roman" w:hAnsi="Times New Roman" w:cs="Times New Roman"/>
          <w:sz w:val="24"/>
          <w:szCs w:val="24"/>
        </w:rPr>
        <w:t xml:space="preserve"> SPAC are </w:t>
      </w:r>
      <w:r w:rsidR="008D2167" w:rsidRPr="00D20F3F">
        <w:rPr>
          <w:rFonts w:ascii="Times New Roman" w:hAnsi="Times New Roman" w:cs="Times New Roman"/>
          <w:sz w:val="24"/>
          <w:szCs w:val="24"/>
        </w:rPr>
        <w:t>valued</w:t>
      </w:r>
      <w:r w:rsidRPr="00D20F3F">
        <w:rPr>
          <w:rFonts w:ascii="Times New Roman" w:hAnsi="Times New Roman" w:cs="Times New Roman"/>
          <w:sz w:val="24"/>
          <w:szCs w:val="24"/>
        </w:rPr>
        <w:t xml:space="preserve"> at $10 (and are quoted on the NASDAQ)</w:t>
      </w:r>
      <w:r w:rsidR="00D20F3F">
        <w:rPr>
          <w:rFonts w:ascii="Times New Roman" w:hAnsi="Times New Roman" w:cs="Times New Roman"/>
          <w:sz w:val="24"/>
          <w:szCs w:val="24"/>
        </w:rPr>
        <w:t>.</w:t>
      </w:r>
    </w:p>
    <w:p w14:paraId="43A4180A" w14:textId="77777777" w:rsidR="00D20F3F" w:rsidRDefault="00D20F3F" w:rsidP="00ED0A8C">
      <w:pPr>
        <w:spacing w:after="0" w:line="360" w:lineRule="auto"/>
        <w:jc w:val="both"/>
        <w:rPr>
          <w:rFonts w:ascii="Times New Roman" w:hAnsi="Times New Roman" w:cs="Times New Roman"/>
          <w:sz w:val="24"/>
          <w:szCs w:val="24"/>
          <w:lang w:val="en-US"/>
        </w:rPr>
      </w:pPr>
    </w:p>
    <w:p w14:paraId="6E179705" w14:textId="62BF11B3" w:rsidR="00D909BC" w:rsidRPr="00D909BC" w:rsidRDefault="00000000" w:rsidP="00D20F3F">
      <w:pPr>
        <w:pStyle w:val="ListParagraph"/>
        <w:numPr>
          <w:ilvl w:val="0"/>
          <w:numId w:val="3"/>
        </w:numPr>
        <w:spacing w:after="0" w:line="360" w:lineRule="auto"/>
        <w:jc w:val="both"/>
        <w:rPr>
          <w:rFonts w:ascii="Times New Roman" w:hAnsi="Times New Roman" w:cs="Times New Roman"/>
          <w:i/>
          <w:iCs/>
          <w:sz w:val="24"/>
          <w:szCs w:val="24"/>
          <w:lang w:val="en-US"/>
        </w:rPr>
      </w:pPr>
      <w:r w:rsidRPr="00D20F3F">
        <w:rPr>
          <w:rFonts w:ascii="Times New Roman" w:hAnsi="Times New Roman" w:cs="Times New Roman"/>
          <w:sz w:val="24"/>
          <w:szCs w:val="24"/>
          <w:lang w:val="en-US"/>
        </w:rPr>
        <w:t xml:space="preserve">And so not for the first time in these proceedings the Wife’s industry has revealed what the Husband did not; that </w:t>
      </w:r>
      <w:r w:rsidR="00165E76" w:rsidRPr="00D20F3F">
        <w:rPr>
          <w:rFonts w:ascii="Times New Roman" w:hAnsi="Times New Roman" w:cs="Times New Roman"/>
          <w:sz w:val="24"/>
          <w:szCs w:val="24"/>
          <w:lang w:val="en-US"/>
        </w:rPr>
        <w:t xml:space="preserve">despite </w:t>
      </w:r>
      <w:r w:rsidRPr="00D20F3F">
        <w:rPr>
          <w:rFonts w:ascii="Times New Roman" w:hAnsi="Times New Roman" w:cs="Times New Roman"/>
          <w:sz w:val="24"/>
          <w:szCs w:val="24"/>
          <w:lang w:val="en-US"/>
        </w:rPr>
        <w:t xml:space="preserve">his presentation of a </w:t>
      </w:r>
      <w:r w:rsidRPr="00D20F3F">
        <w:rPr>
          <w:rFonts w:ascii="Times New Roman" w:hAnsi="Times New Roman" w:cs="Times New Roman"/>
          <w:i/>
          <w:iCs/>
          <w:sz w:val="24"/>
          <w:szCs w:val="24"/>
          <w:lang w:val="en-US"/>
        </w:rPr>
        <w:t xml:space="preserve">possible </w:t>
      </w:r>
      <w:r w:rsidRPr="00D20F3F">
        <w:rPr>
          <w:rFonts w:ascii="Times New Roman" w:hAnsi="Times New Roman" w:cs="Times New Roman"/>
          <w:sz w:val="24"/>
          <w:szCs w:val="24"/>
          <w:lang w:val="en-US"/>
        </w:rPr>
        <w:t xml:space="preserve">equity stake hedged round by conditionality and performance, the </w:t>
      </w:r>
      <w:r w:rsidR="00165E76" w:rsidRPr="00D20F3F">
        <w:rPr>
          <w:rFonts w:ascii="Times New Roman" w:hAnsi="Times New Roman" w:cs="Times New Roman"/>
          <w:sz w:val="24"/>
          <w:szCs w:val="24"/>
          <w:lang w:val="en-US"/>
        </w:rPr>
        <w:t xml:space="preserve">B </w:t>
      </w:r>
      <w:r w:rsidRPr="00D20F3F">
        <w:rPr>
          <w:rFonts w:ascii="Times New Roman" w:hAnsi="Times New Roman" w:cs="Times New Roman"/>
          <w:sz w:val="24"/>
          <w:szCs w:val="24"/>
          <w:lang w:val="en-US"/>
        </w:rPr>
        <w:t xml:space="preserve">shares were his – and </w:t>
      </w:r>
      <w:r w:rsidR="00165E76" w:rsidRPr="00D20F3F">
        <w:rPr>
          <w:rFonts w:ascii="Times New Roman" w:hAnsi="Times New Roman" w:cs="Times New Roman"/>
          <w:sz w:val="24"/>
          <w:szCs w:val="24"/>
          <w:lang w:val="en-US"/>
        </w:rPr>
        <w:t xml:space="preserve">would convert to A shares on </w:t>
      </w:r>
      <w:r w:rsidR="002E365C" w:rsidRPr="00D20F3F">
        <w:rPr>
          <w:rFonts w:ascii="Times New Roman" w:hAnsi="Times New Roman" w:cs="Times New Roman"/>
          <w:sz w:val="24"/>
          <w:szCs w:val="24"/>
          <w:lang w:val="en-US"/>
        </w:rPr>
        <w:t xml:space="preserve">the acquisition by the SPASC </w:t>
      </w:r>
      <w:r w:rsidRPr="00D20F3F">
        <w:rPr>
          <w:rFonts w:ascii="Times New Roman" w:hAnsi="Times New Roman" w:cs="Times New Roman"/>
          <w:sz w:val="24"/>
          <w:szCs w:val="24"/>
          <w:lang w:val="en-US"/>
        </w:rPr>
        <w:t>of a</w:t>
      </w:r>
      <w:r w:rsidR="002E365C" w:rsidRPr="00D20F3F">
        <w:rPr>
          <w:rFonts w:ascii="Times New Roman" w:hAnsi="Times New Roman" w:cs="Times New Roman"/>
          <w:sz w:val="24"/>
          <w:szCs w:val="24"/>
          <w:lang w:val="en-US"/>
        </w:rPr>
        <w:t xml:space="preserve"> business </w:t>
      </w:r>
      <w:r w:rsidR="008B2AF3" w:rsidRPr="00D20F3F">
        <w:rPr>
          <w:rFonts w:ascii="Times New Roman" w:hAnsi="Times New Roman" w:cs="Times New Roman"/>
          <w:sz w:val="24"/>
          <w:szCs w:val="24"/>
          <w:lang w:val="en-US"/>
        </w:rPr>
        <w:t xml:space="preserve">whereupon they would be worth – at today’s stock price – </w:t>
      </w:r>
      <w:r w:rsidRPr="00D20F3F">
        <w:rPr>
          <w:rFonts w:ascii="Times New Roman" w:hAnsi="Times New Roman" w:cs="Times New Roman"/>
          <w:sz w:val="24"/>
          <w:szCs w:val="24"/>
          <w:lang w:val="en-US"/>
        </w:rPr>
        <w:t xml:space="preserve">$500,000. His explanation </w:t>
      </w:r>
      <w:r w:rsidR="00135AD8" w:rsidRPr="00D20F3F">
        <w:rPr>
          <w:rFonts w:ascii="Times New Roman" w:hAnsi="Times New Roman" w:cs="Times New Roman"/>
          <w:sz w:val="24"/>
          <w:szCs w:val="24"/>
          <w:lang w:val="en-US"/>
        </w:rPr>
        <w:t xml:space="preserve">for the misleading manner in which his involvement in Oxus was portrayed </w:t>
      </w:r>
      <w:r w:rsidRPr="00D20F3F">
        <w:rPr>
          <w:rFonts w:ascii="Times New Roman" w:hAnsi="Times New Roman" w:cs="Times New Roman"/>
          <w:sz w:val="24"/>
          <w:szCs w:val="24"/>
          <w:lang w:val="en-US"/>
        </w:rPr>
        <w:t>is awaited (</w:t>
      </w:r>
      <w:r w:rsidR="00796A42" w:rsidRPr="00D20F3F">
        <w:rPr>
          <w:rFonts w:ascii="Times New Roman" w:hAnsi="Times New Roman" w:cs="Times New Roman"/>
          <w:sz w:val="24"/>
          <w:szCs w:val="24"/>
          <w:lang w:val="en-US"/>
        </w:rPr>
        <w:t>look</w:t>
      </w:r>
      <w:r w:rsidRPr="00D20F3F">
        <w:rPr>
          <w:rFonts w:ascii="Times New Roman" w:hAnsi="Times New Roman" w:cs="Times New Roman"/>
          <w:sz w:val="24"/>
          <w:szCs w:val="24"/>
          <w:lang w:val="en-US"/>
        </w:rPr>
        <w:t xml:space="preserve"> out for</w:t>
      </w:r>
      <w:r w:rsidR="00796A42" w:rsidRPr="00D20F3F">
        <w:rPr>
          <w:rFonts w:ascii="Times New Roman" w:hAnsi="Times New Roman" w:cs="Times New Roman"/>
          <w:sz w:val="24"/>
          <w:szCs w:val="24"/>
          <w:lang w:val="en-US"/>
        </w:rPr>
        <w:t xml:space="preserve"> mention of</w:t>
      </w:r>
      <w:r w:rsidRPr="00D20F3F">
        <w:rPr>
          <w:rFonts w:ascii="Times New Roman" w:hAnsi="Times New Roman" w:cs="Times New Roman"/>
          <w:sz w:val="24"/>
          <w:szCs w:val="24"/>
          <w:lang w:val="en-US"/>
        </w:rPr>
        <w:t xml:space="preserve"> </w:t>
      </w:r>
      <w:r w:rsidR="00796A42" w:rsidRPr="00D20F3F">
        <w:rPr>
          <w:rFonts w:ascii="Times New Roman" w:hAnsi="Times New Roman" w:cs="Times New Roman"/>
          <w:i/>
          <w:iCs/>
          <w:sz w:val="24"/>
          <w:szCs w:val="24"/>
          <w:lang w:val="en-US"/>
        </w:rPr>
        <w:t>il</w:t>
      </w:r>
      <w:r w:rsidRPr="00D20F3F">
        <w:rPr>
          <w:rFonts w:ascii="Times New Roman" w:hAnsi="Times New Roman" w:cs="Times New Roman"/>
          <w:i/>
          <w:iCs/>
          <w:sz w:val="24"/>
          <w:szCs w:val="24"/>
          <w:lang w:val="en-US"/>
        </w:rPr>
        <w:t>liquidity</w:t>
      </w:r>
      <w:r w:rsidRPr="00D20F3F">
        <w:rPr>
          <w:rFonts w:ascii="Times New Roman" w:hAnsi="Times New Roman" w:cs="Times New Roman"/>
          <w:sz w:val="24"/>
          <w:szCs w:val="24"/>
          <w:lang w:val="en-US"/>
        </w:rPr>
        <w:t xml:space="preserve">, </w:t>
      </w:r>
      <w:r w:rsidR="00796A42" w:rsidRPr="00D20F3F">
        <w:rPr>
          <w:rFonts w:ascii="Times New Roman" w:hAnsi="Times New Roman" w:cs="Times New Roman"/>
          <w:i/>
          <w:iCs/>
          <w:sz w:val="24"/>
          <w:szCs w:val="24"/>
          <w:lang w:val="en-US"/>
        </w:rPr>
        <w:t>uncertainty,</w:t>
      </w:r>
      <w:r w:rsidR="00ED0A8C" w:rsidRPr="00D20F3F">
        <w:rPr>
          <w:rFonts w:ascii="Times New Roman" w:hAnsi="Times New Roman" w:cs="Times New Roman"/>
          <w:i/>
          <w:iCs/>
          <w:sz w:val="24"/>
          <w:szCs w:val="24"/>
          <w:lang w:val="en-US"/>
        </w:rPr>
        <w:t xml:space="preserve"> tradability</w:t>
      </w:r>
      <w:r w:rsidR="00796A42" w:rsidRPr="00D20F3F">
        <w:rPr>
          <w:rFonts w:ascii="Times New Roman" w:hAnsi="Times New Roman" w:cs="Times New Roman"/>
          <w:sz w:val="24"/>
          <w:szCs w:val="24"/>
          <w:lang w:val="en-US"/>
        </w:rPr>
        <w:t xml:space="preserve"> </w:t>
      </w:r>
      <w:r w:rsidR="00ED0A8C" w:rsidRPr="00D20F3F">
        <w:rPr>
          <w:rFonts w:ascii="Times New Roman" w:hAnsi="Times New Roman" w:cs="Times New Roman"/>
          <w:sz w:val="24"/>
          <w:szCs w:val="24"/>
          <w:lang w:val="en-US"/>
        </w:rPr>
        <w:t xml:space="preserve">– and then remember that he said he </w:t>
      </w:r>
      <w:r w:rsidR="00ED0A8C" w:rsidRPr="00D20F3F">
        <w:rPr>
          <w:rFonts w:ascii="Times New Roman" w:hAnsi="Times New Roman" w:cs="Times New Roman"/>
          <w:sz w:val="24"/>
          <w:szCs w:val="24"/>
          <w:u w:val="single"/>
          <w:lang w:val="en-US"/>
        </w:rPr>
        <w:t>may</w:t>
      </w:r>
      <w:r w:rsidR="00ED0A8C" w:rsidRPr="00D20F3F">
        <w:rPr>
          <w:rFonts w:ascii="Times New Roman" w:hAnsi="Times New Roman" w:cs="Times New Roman"/>
          <w:sz w:val="24"/>
          <w:szCs w:val="24"/>
          <w:lang w:val="en-US"/>
        </w:rPr>
        <w:t xml:space="preserve"> receive equity at a time when n</w:t>
      </w:r>
      <w:r w:rsidR="00135AD8" w:rsidRPr="00D20F3F">
        <w:rPr>
          <w:rFonts w:ascii="Times New Roman" w:hAnsi="Times New Roman" w:cs="Times New Roman"/>
          <w:sz w:val="24"/>
          <w:szCs w:val="24"/>
          <w:lang w:val="en-US"/>
        </w:rPr>
        <w:t>o</w:t>
      </w:r>
      <w:r w:rsidR="00ED0A8C" w:rsidRPr="00D20F3F">
        <w:rPr>
          <w:rFonts w:ascii="Times New Roman" w:hAnsi="Times New Roman" w:cs="Times New Roman"/>
          <w:sz w:val="24"/>
          <w:szCs w:val="24"/>
          <w:lang w:val="en-US"/>
        </w:rPr>
        <w:t xml:space="preserve">t only did he </w:t>
      </w:r>
      <w:r w:rsidR="00ED0A8C" w:rsidRPr="00D20F3F">
        <w:rPr>
          <w:rFonts w:ascii="Times New Roman" w:hAnsi="Times New Roman" w:cs="Times New Roman"/>
          <w:sz w:val="24"/>
          <w:szCs w:val="24"/>
          <w:u w:val="single"/>
          <w:lang w:val="en-US"/>
        </w:rPr>
        <w:t>already</w:t>
      </w:r>
      <w:r w:rsidR="00ED0A8C" w:rsidRPr="00D20F3F">
        <w:rPr>
          <w:rFonts w:ascii="Times New Roman" w:hAnsi="Times New Roman" w:cs="Times New Roman"/>
          <w:sz w:val="24"/>
          <w:szCs w:val="24"/>
          <w:lang w:val="en-US"/>
        </w:rPr>
        <w:t xml:space="preserve"> have </w:t>
      </w:r>
      <w:r w:rsidR="00435EB1" w:rsidRPr="00D20F3F">
        <w:rPr>
          <w:rFonts w:ascii="Times New Roman" w:hAnsi="Times New Roman" w:cs="Times New Roman"/>
          <w:sz w:val="24"/>
          <w:szCs w:val="24"/>
          <w:lang w:val="en-US"/>
        </w:rPr>
        <w:t>B shares</w:t>
      </w:r>
      <w:r w:rsidR="00ED0A8C" w:rsidRPr="00D20F3F">
        <w:rPr>
          <w:rFonts w:ascii="Times New Roman" w:hAnsi="Times New Roman" w:cs="Times New Roman"/>
          <w:sz w:val="24"/>
          <w:szCs w:val="24"/>
          <w:lang w:val="en-US"/>
        </w:rPr>
        <w:t xml:space="preserve">, but he knew that its value </w:t>
      </w:r>
      <w:r w:rsidR="00135AD8" w:rsidRPr="00D20F3F">
        <w:rPr>
          <w:rFonts w:ascii="Times New Roman" w:hAnsi="Times New Roman" w:cs="Times New Roman"/>
          <w:sz w:val="24"/>
          <w:szCs w:val="24"/>
          <w:lang w:val="en-US"/>
        </w:rPr>
        <w:t xml:space="preserve">on current figures, would be </w:t>
      </w:r>
      <w:r w:rsidR="00ED0A8C" w:rsidRPr="00D20F3F">
        <w:rPr>
          <w:rFonts w:ascii="Times New Roman" w:hAnsi="Times New Roman" w:cs="Times New Roman"/>
          <w:sz w:val="24"/>
          <w:szCs w:val="24"/>
          <w:u w:val="single"/>
          <w:lang w:val="en-US"/>
        </w:rPr>
        <w:t>$500,000</w:t>
      </w:r>
      <w:r w:rsidR="00ED0A8C" w:rsidRPr="00D20F3F">
        <w:rPr>
          <w:rFonts w:ascii="Times New Roman" w:hAnsi="Times New Roman" w:cs="Times New Roman"/>
          <w:sz w:val="24"/>
          <w:szCs w:val="24"/>
          <w:lang w:val="en-US"/>
        </w:rPr>
        <w:t>)</w:t>
      </w:r>
      <w:r w:rsidR="00435EB1" w:rsidRPr="00D20F3F">
        <w:rPr>
          <w:rFonts w:ascii="Times New Roman" w:hAnsi="Times New Roman" w:cs="Times New Roman"/>
          <w:sz w:val="24"/>
          <w:szCs w:val="24"/>
          <w:lang w:val="en-US"/>
        </w:rPr>
        <w:t xml:space="preserve">.  </w:t>
      </w:r>
      <w:ins w:id="0" w:author="Nadia" w:date="2022-07-12T15:11:00Z">
        <w:r w:rsidR="00561ECA">
          <w:rPr>
            <w:rFonts w:ascii="Times New Roman" w:hAnsi="Times New Roman" w:cs="Times New Roman"/>
            <w:sz w:val="24"/>
            <w:szCs w:val="24"/>
            <w:lang w:val="en-US"/>
          </w:rPr>
          <w:t xml:space="preserve">Will provide in separate </w:t>
        </w:r>
      </w:ins>
      <w:ins w:id="1" w:author="Nadia" w:date="2022-07-12T15:12:00Z">
        <w:r w:rsidR="00561ECA">
          <w:rPr>
            <w:rFonts w:ascii="Times New Roman" w:hAnsi="Times New Roman" w:cs="Times New Roman"/>
            <w:sz w:val="24"/>
            <w:szCs w:val="24"/>
            <w:lang w:val="en-US"/>
          </w:rPr>
          <w:t xml:space="preserve">note overnight </w:t>
        </w:r>
      </w:ins>
      <w:ins w:id="2" w:author="Nadia" w:date="2022-07-12T15:14:00Z">
        <w:r w:rsidR="00561ECA">
          <w:rPr>
            <w:rFonts w:ascii="Times New Roman" w:hAnsi="Times New Roman" w:cs="Times New Roman"/>
            <w:sz w:val="24"/>
            <w:szCs w:val="24"/>
            <w:lang w:val="en-US"/>
          </w:rPr>
          <w:t xml:space="preserve">addressing </w:t>
        </w:r>
      </w:ins>
      <w:ins w:id="3" w:author="Nadia" w:date="2022-07-12T15:12:00Z">
        <w:r w:rsidR="00561ECA">
          <w:rPr>
            <w:rFonts w:ascii="Times New Roman" w:hAnsi="Times New Roman" w:cs="Times New Roman"/>
            <w:sz w:val="24"/>
            <w:szCs w:val="24"/>
            <w:lang w:val="en-US"/>
          </w:rPr>
          <w:t>HFC’s updating disclosures of 8 July 2022 re. Oxus B</w:t>
        </w:r>
      </w:ins>
      <w:ins w:id="4" w:author="Nadia" w:date="2022-07-12T15:13:00Z">
        <w:r w:rsidR="00561ECA">
          <w:rPr>
            <w:rFonts w:ascii="Times New Roman" w:hAnsi="Times New Roman" w:cs="Times New Roman"/>
            <w:sz w:val="24"/>
            <w:szCs w:val="24"/>
            <w:lang w:val="en-US"/>
          </w:rPr>
          <w:t xml:space="preserve"> shares and their conversion value. Oxus filed an S-1 Registration Statement and the argument put forth </w:t>
        </w:r>
      </w:ins>
      <w:ins w:id="5" w:author="Nadia" w:date="2022-07-12T15:14:00Z">
        <w:r w:rsidR="00561ECA">
          <w:rPr>
            <w:rFonts w:ascii="Times New Roman" w:hAnsi="Times New Roman" w:cs="Times New Roman"/>
            <w:sz w:val="24"/>
            <w:szCs w:val="24"/>
            <w:lang w:val="en-US"/>
          </w:rPr>
          <w:t xml:space="preserve">by H in updating disclosures </w:t>
        </w:r>
      </w:ins>
      <w:ins w:id="6" w:author="Nadia" w:date="2022-07-12T15:13:00Z">
        <w:r w:rsidR="00561ECA">
          <w:rPr>
            <w:rFonts w:ascii="Times New Roman" w:hAnsi="Times New Roman" w:cs="Times New Roman"/>
            <w:sz w:val="24"/>
            <w:szCs w:val="24"/>
            <w:lang w:val="en-US"/>
          </w:rPr>
          <w:t>re</w:t>
        </w:r>
      </w:ins>
      <w:ins w:id="7" w:author="Nadia" w:date="2022-07-12T15:14:00Z">
        <w:r w:rsidR="00561ECA">
          <w:rPr>
            <w:rFonts w:ascii="Times New Roman" w:hAnsi="Times New Roman" w:cs="Times New Roman"/>
            <w:sz w:val="24"/>
            <w:szCs w:val="24"/>
            <w:lang w:val="en-US"/>
          </w:rPr>
          <w:t>.</w:t>
        </w:r>
      </w:ins>
      <w:ins w:id="8" w:author="Nadia" w:date="2022-07-12T15:13:00Z">
        <w:r w:rsidR="00561ECA">
          <w:rPr>
            <w:rFonts w:ascii="Times New Roman" w:hAnsi="Times New Roman" w:cs="Times New Roman"/>
            <w:sz w:val="24"/>
            <w:szCs w:val="24"/>
            <w:lang w:val="en-US"/>
          </w:rPr>
          <w:t xml:space="preserve"> Oxus B shares is deficient </w:t>
        </w:r>
      </w:ins>
      <w:ins w:id="9" w:author="Nadia" w:date="2022-07-12T15:15:00Z">
        <w:r w:rsidR="00561ECA">
          <w:rPr>
            <w:rFonts w:ascii="Times New Roman" w:hAnsi="Times New Roman" w:cs="Times New Roman"/>
            <w:sz w:val="24"/>
            <w:szCs w:val="24"/>
            <w:lang w:val="en-US"/>
          </w:rPr>
          <w:t>and misleading.</w:t>
        </w:r>
      </w:ins>
    </w:p>
    <w:p w14:paraId="625FF252" w14:textId="77777777" w:rsidR="00D909BC" w:rsidRPr="00D909BC" w:rsidRDefault="00D909BC" w:rsidP="00D909BC">
      <w:pPr>
        <w:pStyle w:val="ListParagraph"/>
        <w:spacing w:after="0" w:line="360" w:lineRule="auto"/>
        <w:jc w:val="both"/>
        <w:rPr>
          <w:rFonts w:ascii="Times New Roman" w:hAnsi="Times New Roman" w:cs="Times New Roman"/>
          <w:i/>
          <w:iCs/>
          <w:sz w:val="24"/>
          <w:szCs w:val="24"/>
          <w:lang w:val="en-US"/>
        </w:rPr>
      </w:pPr>
    </w:p>
    <w:p w14:paraId="2248845A" w14:textId="2C05EB11" w:rsidR="008D2167" w:rsidRPr="00D20F3F" w:rsidRDefault="00000000" w:rsidP="00D20F3F">
      <w:pPr>
        <w:pStyle w:val="ListParagraph"/>
        <w:numPr>
          <w:ilvl w:val="0"/>
          <w:numId w:val="3"/>
        </w:numPr>
        <w:spacing w:after="0" w:line="360" w:lineRule="auto"/>
        <w:jc w:val="both"/>
        <w:rPr>
          <w:rFonts w:ascii="Times New Roman" w:hAnsi="Times New Roman" w:cs="Times New Roman"/>
          <w:i/>
          <w:iCs/>
          <w:sz w:val="24"/>
          <w:szCs w:val="24"/>
          <w:lang w:val="en-US"/>
        </w:rPr>
      </w:pPr>
      <w:r>
        <w:rPr>
          <w:rFonts w:ascii="Times New Roman" w:hAnsi="Times New Roman" w:cs="Times New Roman"/>
          <w:sz w:val="24"/>
          <w:szCs w:val="24"/>
          <w:lang w:val="en-US"/>
        </w:rPr>
        <w:t>T</w:t>
      </w:r>
      <w:r w:rsidR="00174973" w:rsidRPr="00D20F3F">
        <w:rPr>
          <w:rFonts w:ascii="Times New Roman" w:hAnsi="Times New Roman" w:cs="Times New Roman"/>
          <w:sz w:val="24"/>
          <w:szCs w:val="24"/>
          <w:lang w:val="en-US"/>
        </w:rPr>
        <w:t>his casual attitude to the provision of accurate disclosure in a case</w:t>
      </w:r>
      <w:del w:id="10" w:author="Nadia" w:date="2022-07-12T15:15:00Z">
        <w:r w:rsidR="00174973" w:rsidRPr="00D20F3F" w:rsidDel="00561ECA">
          <w:rPr>
            <w:rFonts w:ascii="Times New Roman" w:hAnsi="Times New Roman" w:cs="Times New Roman"/>
            <w:sz w:val="24"/>
            <w:szCs w:val="24"/>
            <w:lang w:val="en-US"/>
          </w:rPr>
          <w:delText>d</w:delText>
        </w:r>
      </w:del>
      <w:r w:rsidR="00174973" w:rsidRPr="00D20F3F">
        <w:rPr>
          <w:rFonts w:ascii="Times New Roman" w:hAnsi="Times New Roman" w:cs="Times New Roman"/>
          <w:sz w:val="24"/>
          <w:szCs w:val="24"/>
          <w:lang w:val="en-US"/>
        </w:rPr>
        <w:t xml:space="preserve"> where suspicion is already </w:t>
      </w:r>
      <w:r w:rsidR="007F30E2" w:rsidRPr="00D20F3F">
        <w:rPr>
          <w:rFonts w:ascii="Times New Roman" w:hAnsi="Times New Roman" w:cs="Times New Roman"/>
          <w:sz w:val="24"/>
          <w:szCs w:val="24"/>
          <w:lang w:val="en-US"/>
        </w:rPr>
        <w:t>high</w:t>
      </w:r>
      <w:r w:rsidR="00ED451A">
        <w:rPr>
          <w:rFonts w:ascii="Times New Roman" w:hAnsi="Times New Roman" w:cs="Times New Roman"/>
          <w:sz w:val="24"/>
          <w:szCs w:val="24"/>
          <w:lang w:val="en-US"/>
        </w:rPr>
        <w:t>,</w:t>
      </w:r>
      <w:r w:rsidR="007F30E2" w:rsidRPr="00D20F3F">
        <w:rPr>
          <w:rFonts w:ascii="Times New Roman" w:hAnsi="Times New Roman" w:cs="Times New Roman"/>
          <w:sz w:val="24"/>
          <w:szCs w:val="24"/>
          <w:lang w:val="en-US"/>
        </w:rPr>
        <w:t xml:space="preserve"> simply</w:t>
      </w:r>
      <w:r w:rsidR="00174973" w:rsidRPr="00D20F3F">
        <w:rPr>
          <w:rFonts w:ascii="Times New Roman" w:hAnsi="Times New Roman" w:cs="Times New Roman"/>
          <w:sz w:val="24"/>
          <w:szCs w:val="24"/>
          <w:lang w:val="en-US"/>
        </w:rPr>
        <w:t xml:space="preserve"> is not good enough</w:t>
      </w:r>
      <w:r w:rsidR="005A5246" w:rsidRPr="00D20F3F">
        <w:rPr>
          <w:rFonts w:ascii="Times New Roman" w:hAnsi="Times New Roman" w:cs="Times New Roman"/>
          <w:sz w:val="24"/>
          <w:szCs w:val="24"/>
          <w:lang w:val="en-US"/>
        </w:rPr>
        <w:t xml:space="preserve">; and alongside the complexities of </w:t>
      </w:r>
      <w:r w:rsidR="00163433" w:rsidRPr="00D20F3F">
        <w:rPr>
          <w:rFonts w:ascii="Times New Roman" w:hAnsi="Times New Roman" w:cs="Times New Roman"/>
          <w:sz w:val="24"/>
          <w:szCs w:val="24"/>
          <w:lang w:val="en-US"/>
        </w:rPr>
        <w:t xml:space="preserve">Husband’s </w:t>
      </w:r>
      <w:r w:rsidR="005A5246" w:rsidRPr="00D20F3F">
        <w:rPr>
          <w:rFonts w:ascii="Times New Roman" w:hAnsi="Times New Roman" w:cs="Times New Roman"/>
          <w:sz w:val="24"/>
          <w:szCs w:val="24"/>
          <w:lang w:val="en-US"/>
        </w:rPr>
        <w:t xml:space="preserve">the crypto-currency </w:t>
      </w:r>
      <w:r w:rsidR="00163433" w:rsidRPr="00D20F3F">
        <w:rPr>
          <w:rFonts w:ascii="Times New Roman" w:hAnsi="Times New Roman" w:cs="Times New Roman"/>
          <w:sz w:val="24"/>
          <w:szCs w:val="24"/>
          <w:lang w:val="en-US"/>
        </w:rPr>
        <w:t>trading</w:t>
      </w:r>
      <w:r w:rsidR="00B308D3">
        <w:rPr>
          <w:rFonts w:ascii="Times New Roman" w:hAnsi="Times New Roman" w:cs="Times New Roman"/>
          <w:sz w:val="24"/>
          <w:szCs w:val="24"/>
          <w:lang w:val="en-US"/>
        </w:rPr>
        <w:t>,</w:t>
      </w:r>
      <w:r w:rsidR="00163433" w:rsidRPr="00D20F3F">
        <w:rPr>
          <w:rFonts w:ascii="Times New Roman" w:hAnsi="Times New Roman" w:cs="Times New Roman"/>
          <w:sz w:val="24"/>
          <w:szCs w:val="24"/>
          <w:lang w:val="en-US"/>
        </w:rPr>
        <w:t xml:space="preserve"> </w:t>
      </w:r>
      <w:r w:rsidR="005A5246" w:rsidRPr="00D20F3F">
        <w:rPr>
          <w:rFonts w:ascii="Times New Roman" w:hAnsi="Times New Roman" w:cs="Times New Roman"/>
          <w:sz w:val="24"/>
          <w:szCs w:val="24"/>
          <w:lang w:val="en-US"/>
        </w:rPr>
        <w:t xml:space="preserve">it should inform </w:t>
      </w:r>
      <w:r w:rsidR="00163433" w:rsidRPr="00D20F3F">
        <w:rPr>
          <w:rFonts w:ascii="Times New Roman" w:hAnsi="Times New Roman" w:cs="Times New Roman"/>
          <w:sz w:val="24"/>
          <w:szCs w:val="24"/>
          <w:lang w:val="en-US"/>
        </w:rPr>
        <w:t xml:space="preserve">how the </w:t>
      </w:r>
      <w:r w:rsidR="00F10735" w:rsidRPr="00D20F3F">
        <w:rPr>
          <w:rFonts w:ascii="Times New Roman" w:hAnsi="Times New Roman" w:cs="Times New Roman"/>
          <w:sz w:val="24"/>
          <w:szCs w:val="24"/>
          <w:lang w:val="en-US"/>
        </w:rPr>
        <w:t xml:space="preserve">litigation </w:t>
      </w:r>
      <w:proofErr w:type="gramStart"/>
      <w:r w:rsidR="00F10735" w:rsidRPr="00D20F3F">
        <w:rPr>
          <w:rFonts w:ascii="Times New Roman" w:hAnsi="Times New Roman" w:cs="Times New Roman"/>
          <w:sz w:val="24"/>
          <w:szCs w:val="24"/>
          <w:lang w:val="en-US"/>
        </w:rPr>
        <w:t>is</w:t>
      </w:r>
      <w:r w:rsidR="00163433" w:rsidRPr="00D20F3F">
        <w:rPr>
          <w:rFonts w:ascii="Times New Roman" w:hAnsi="Times New Roman" w:cs="Times New Roman"/>
          <w:sz w:val="24"/>
          <w:szCs w:val="24"/>
          <w:lang w:val="en-US"/>
        </w:rPr>
        <w:t xml:space="preserve"> </w:t>
      </w:r>
      <w:r w:rsidR="005A5246" w:rsidRPr="00D20F3F">
        <w:rPr>
          <w:rFonts w:ascii="Times New Roman" w:hAnsi="Times New Roman" w:cs="Times New Roman"/>
          <w:sz w:val="24"/>
          <w:szCs w:val="24"/>
          <w:lang w:val="en-US"/>
        </w:rPr>
        <w:t xml:space="preserve"> progress</w:t>
      </w:r>
      <w:r w:rsidR="00163433" w:rsidRPr="00D20F3F">
        <w:rPr>
          <w:rFonts w:ascii="Times New Roman" w:hAnsi="Times New Roman" w:cs="Times New Roman"/>
          <w:sz w:val="24"/>
          <w:szCs w:val="24"/>
          <w:lang w:val="en-US"/>
        </w:rPr>
        <w:t>ed</w:t>
      </w:r>
      <w:proofErr w:type="gramEnd"/>
      <w:r w:rsidR="00163433" w:rsidRPr="00D20F3F">
        <w:rPr>
          <w:rFonts w:ascii="Times New Roman" w:hAnsi="Times New Roman" w:cs="Times New Roman"/>
          <w:sz w:val="24"/>
          <w:szCs w:val="24"/>
          <w:lang w:val="en-US"/>
        </w:rPr>
        <w:t>.</w:t>
      </w:r>
    </w:p>
    <w:p w14:paraId="105AF98E" w14:textId="0BD7E236" w:rsidR="00174973" w:rsidRDefault="00174973" w:rsidP="00ED0A8C">
      <w:pPr>
        <w:spacing w:after="0" w:line="360" w:lineRule="auto"/>
        <w:jc w:val="both"/>
        <w:rPr>
          <w:rFonts w:ascii="Times New Roman" w:hAnsi="Times New Roman" w:cs="Times New Roman"/>
          <w:sz w:val="24"/>
          <w:szCs w:val="24"/>
          <w:lang w:val="en-US"/>
        </w:rPr>
      </w:pPr>
    </w:p>
    <w:p w14:paraId="740DF32D" w14:textId="3FEEC850" w:rsidR="004258CD" w:rsidRPr="00D909BC" w:rsidRDefault="00000000" w:rsidP="00D909BC">
      <w:pPr>
        <w:spacing w:after="0" w:line="360" w:lineRule="auto"/>
        <w:ind w:firstLine="720"/>
        <w:jc w:val="both"/>
        <w:rPr>
          <w:rFonts w:ascii="Times New Roman" w:hAnsi="Times New Roman" w:cs="Times New Roman"/>
          <w:sz w:val="24"/>
          <w:szCs w:val="24"/>
          <w:u w:val="single"/>
          <w:lang w:val="en-US"/>
        </w:rPr>
      </w:pPr>
      <w:r w:rsidRPr="00D909BC">
        <w:rPr>
          <w:rFonts w:ascii="Times New Roman" w:hAnsi="Times New Roman" w:cs="Times New Roman"/>
          <w:sz w:val="24"/>
          <w:szCs w:val="24"/>
          <w:u w:val="single"/>
          <w:lang w:val="en-US"/>
        </w:rPr>
        <w:t>Issues to be resolved for today</w:t>
      </w:r>
    </w:p>
    <w:p w14:paraId="46877F80" w14:textId="39880423" w:rsidR="004258CD" w:rsidRPr="00F26B9F" w:rsidRDefault="00000000" w:rsidP="00D909BC">
      <w:pPr>
        <w:pStyle w:val="ListParagraph"/>
        <w:numPr>
          <w:ilvl w:val="0"/>
          <w:numId w:val="3"/>
        </w:numPr>
        <w:spacing w:after="0" w:line="360" w:lineRule="auto"/>
        <w:jc w:val="both"/>
        <w:rPr>
          <w:rFonts w:ascii="Times New Roman" w:hAnsi="Times New Roman" w:cs="Times New Roman"/>
          <w:sz w:val="24"/>
          <w:szCs w:val="24"/>
          <w:lang w:val="en-US"/>
        </w:rPr>
      </w:pPr>
      <w:r w:rsidRPr="00D909BC">
        <w:rPr>
          <w:rFonts w:ascii="Times New Roman" w:hAnsi="Times New Roman" w:cs="Times New Roman"/>
          <w:sz w:val="24"/>
          <w:szCs w:val="24"/>
          <w:lang w:val="en-US"/>
        </w:rPr>
        <w:t xml:space="preserve">The Court will be well familiar with </w:t>
      </w:r>
      <w:r w:rsidR="003B72D1" w:rsidRPr="00D909BC">
        <w:rPr>
          <w:rFonts w:ascii="Times New Roman" w:hAnsi="Times New Roman" w:cs="Times New Roman"/>
          <w:sz w:val="24"/>
          <w:szCs w:val="24"/>
          <w:lang w:val="en-US"/>
        </w:rPr>
        <w:t>the</w:t>
      </w:r>
      <w:r w:rsidRPr="00D909BC">
        <w:rPr>
          <w:rFonts w:ascii="Times New Roman" w:hAnsi="Times New Roman" w:cs="Times New Roman"/>
          <w:sz w:val="24"/>
          <w:szCs w:val="24"/>
          <w:lang w:val="en-US"/>
        </w:rPr>
        <w:t xml:space="preserve"> </w:t>
      </w:r>
      <w:r w:rsidR="003B72D1" w:rsidRPr="00D909BC">
        <w:rPr>
          <w:rFonts w:ascii="Times New Roman" w:hAnsi="Times New Roman" w:cs="Times New Roman"/>
          <w:sz w:val="24"/>
          <w:szCs w:val="24"/>
          <w:lang w:val="en-US"/>
        </w:rPr>
        <w:t>background</w:t>
      </w:r>
      <w:r w:rsidRPr="00D909BC">
        <w:rPr>
          <w:rFonts w:ascii="Times New Roman" w:hAnsi="Times New Roman" w:cs="Times New Roman"/>
          <w:sz w:val="24"/>
          <w:szCs w:val="24"/>
          <w:lang w:val="en-US"/>
        </w:rPr>
        <w:t xml:space="preserve"> to this case</w:t>
      </w:r>
      <w:r w:rsidR="00B36B51">
        <w:rPr>
          <w:rFonts w:ascii="Times New Roman" w:hAnsi="Times New Roman" w:cs="Times New Roman"/>
          <w:sz w:val="24"/>
          <w:szCs w:val="24"/>
          <w:lang w:val="en-US"/>
        </w:rPr>
        <w:t xml:space="preserve">, it having last </w:t>
      </w:r>
      <w:r w:rsidR="00C41C0E">
        <w:rPr>
          <w:rFonts w:ascii="Times New Roman" w:hAnsi="Times New Roman" w:cs="Times New Roman"/>
          <w:sz w:val="24"/>
          <w:szCs w:val="24"/>
          <w:lang w:val="en-US"/>
        </w:rPr>
        <w:t>been before this tribunal on the 31</w:t>
      </w:r>
      <w:r w:rsidR="00C41C0E" w:rsidRPr="00C41C0E">
        <w:rPr>
          <w:rFonts w:ascii="Times New Roman" w:hAnsi="Times New Roman" w:cs="Times New Roman"/>
          <w:sz w:val="24"/>
          <w:szCs w:val="24"/>
          <w:vertAlign w:val="superscript"/>
          <w:lang w:val="en-US"/>
        </w:rPr>
        <w:t>st</w:t>
      </w:r>
      <w:r w:rsidR="00C41C0E">
        <w:rPr>
          <w:rFonts w:ascii="Times New Roman" w:hAnsi="Times New Roman" w:cs="Times New Roman"/>
          <w:sz w:val="24"/>
          <w:szCs w:val="24"/>
          <w:lang w:val="en-US"/>
        </w:rPr>
        <w:t xml:space="preserve">  May 2022</w:t>
      </w:r>
      <w:r w:rsidR="00431DB4">
        <w:rPr>
          <w:rFonts w:ascii="Times New Roman" w:hAnsi="Times New Roman" w:cs="Times New Roman"/>
          <w:sz w:val="24"/>
          <w:szCs w:val="24"/>
          <w:lang w:val="en-US"/>
        </w:rPr>
        <w:t xml:space="preserve">.  The Order made when it was last before this </w:t>
      </w:r>
      <w:r w:rsidR="00C41C0E">
        <w:rPr>
          <w:rFonts w:ascii="Times New Roman" w:hAnsi="Times New Roman" w:cs="Times New Roman"/>
          <w:sz w:val="24"/>
          <w:szCs w:val="24"/>
          <w:lang w:val="en-US"/>
        </w:rPr>
        <w:t xml:space="preserve">is at </w:t>
      </w:r>
      <w:r w:rsidR="00C41C0E" w:rsidRPr="00C41C0E">
        <w:rPr>
          <w:rFonts w:ascii="Times New Roman" w:hAnsi="Times New Roman" w:cs="Times New Roman"/>
          <w:b/>
          <w:bCs/>
          <w:sz w:val="24"/>
          <w:szCs w:val="24"/>
          <w:lang w:val="en-US"/>
        </w:rPr>
        <w:t>[e225]</w:t>
      </w:r>
    </w:p>
    <w:p w14:paraId="32138BF5" w14:textId="32ECF64B" w:rsidR="00F26B9F" w:rsidRDefault="00F26B9F" w:rsidP="00F26B9F">
      <w:pPr>
        <w:pStyle w:val="ListParagraph"/>
        <w:spacing w:after="0" w:line="360" w:lineRule="auto"/>
        <w:jc w:val="both"/>
        <w:rPr>
          <w:rFonts w:ascii="Times New Roman" w:hAnsi="Times New Roman" w:cs="Times New Roman"/>
          <w:b/>
          <w:bCs/>
          <w:sz w:val="24"/>
          <w:szCs w:val="24"/>
          <w:lang w:val="en-US"/>
        </w:rPr>
      </w:pPr>
    </w:p>
    <w:p w14:paraId="47B16F3E" w14:textId="67FF4549" w:rsidR="00F26B9F" w:rsidRPr="00F26B9F" w:rsidRDefault="00000000" w:rsidP="00F26B9F">
      <w:pPr>
        <w:pStyle w:val="ListParagraph"/>
        <w:spacing w:after="0" w:line="360" w:lineRule="auto"/>
        <w:jc w:val="both"/>
        <w:rPr>
          <w:rFonts w:ascii="Times New Roman" w:hAnsi="Times New Roman" w:cs="Times New Roman"/>
          <w:sz w:val="24"/>
          <w:szCs w:val="24"/>
          <w:u w:val="single"/>
          <w:lang w:val="en-US"/>
        </w:rPr>
      </w:pPr>
      <w:r w:rsidRPr="00F26B9F">
        <w:rPr>
          <w:rFonts w:ascii="Times New Roman" w:hAnsi="Times New Roman" w:cs="Times New Roman"/>
          <w:sz w:val="24"/>
          <w:szCs w:val="24"/>
          <w:u w:val="single"/>
          <w:lang w:val="en-US"/>
        </w:rPr>
        <w:t>Tax</w:t>
      </w:r>
    </w:p>
    <w:p w14:paraId="7FDA3FC4" w14:textId="4A9B89AB" w:rsidR="009841EB" w:rsidRPr="009841EB" w:rsidRDefault="00000000" w:rsidP="009841EB">
      <w:pPr>
        <w:pStyle w:val="ListParagraph"/>
        <w:numPr>
          <w:ilvl w:val="0"/>
          <w:numId w:val="3"/>
        </w:numPr>
        <w:spacing w:after="0" w:line="360" w:lineRule="auto"/>
        <w:jc w:val="both"/>
        <w:rPr>
          <w:rFonts w:ascii="Times New Roman" w:hAnsi="Times New Roman" w:cs="Times New Roman"/>
          <w:sz w:val="24"/>
          <w:szCs w:val="24"/>
          <w:lang w:val="en-US"/>
        </w:rPr>
      </w:pPr>
      <w:r w:rsidRPr="009841EB">
        <w:rPr>
          <w:rFonts w:ascii="Times New Roman" w:hAnsi="Times New Roman" w:cs="Times New Roman"/>
          <w:sz w:val="24"/>
          <w:szCs w:val="24"/>
          <w:lang w:val="en-US"/>
        </w:rPr>
        <w:lastRenderedPageBreak/>
        <w:t xml:space="preserve">The Court envisaged that </w:t>
      </w:r>
      <w:r w:rsidRPr="009841EB">
        <w:rPr>
          <w:rFonts w:ascii="Times New Roman" w:hAnsi="Times New Roman" w:cs="Times New Roman"/>
          <w:b/>
          <w:bCs/>
          <w:sz w:val="24"/>
          <w:szCs w:val="24"/>
          <w:lang w:val="en-US"/>
        </w:rPr>
        <w:t>[e2</w:t>
      </w:r>
      <w:r>
        <w:rPr>
          <w:rFonts w:ascii="Times New Roman" w:hAnsi="Times New Roman" w:cs="Times New Roman"/>
          <w:b/>
          <w:bCs/>
          <w:sz w:val="24"/>
          <w:szCs w:val="24"/>
          <w:lang w:val="en-US"/>
        </w:rPr>
        <w:t>2</w:t>
      </w:r>
      <w:r w:rsidRPr="009841EB">
        <w:rPr>
          <w:rFonts w:ascii="Times New Roman" w:hAnsi="Times New Roman" w:cs="Times New Roman"/>
          <w:b/>
          <w:bCs/>
          <w:sz w:val="24"/>
          <w:szCs w:val="24"/>
          <w:lang w:val="en-US"/>
        </w:rPr>
        <w:t>5]</w:t>
      </w:r>
      <w:r w:rsidRPr="009841EB">
        <w:rPr>
          <w:rFonts w:ascii="Times New Roman" w:hAnsi="Times New Roman" w:cs="Times New Roman"/>
          <w:sz w:val="24"/>
          <w:szCs w:val="24"/>
          <w:lang w:val="en-US"/>
        </w:rPr>
        <w:t xml:space="preserve"> by </w:t>
      </w:r>
      <w:r w:rsidRPr="009841EB">
        <w:rPr>
          <w:rFonts w:ascii="Times New Roman" w:hAnsi="Times New Roman" w:cs="Times New Roman"/>
          <w:sz w:val="24"/>
          <w:szCs w:val="24"/>
        </w:rPr>
        <w:t xml:space="preserve">7 June 2022 the respondent </w:t>
      </w:r>
      <w:r>
        <w:rPr>
          <w:rFonts w:ascii="Times New Roman" w:hAnsi="Times New Roman" w:cs="Times New Roman"/>
          <w:sz w:val="24"/>
          <w:szCs w:val="24"/>
        </w:rPr>
        <w:t>would</w:t>
      </w:r>
      <w:r w:rsidRPr="009841EB">
        <w:rPr>
          <w:rFonts w:ascii="Times New Roman" w:hAnsi="Times New Roman" w:cs="Times New Roman"/>
          <w:sz w:val="24"/>
          <w:szCs w:val="24"/>
        </w:rPr>
        <w:t xml:space="preserve"> send a letter summarising his position on the tax figures (to include his proposed time line and grounds for being granted residency in any country other than Portugal if that be part of his position)</w:t>
      </w:r>
      <w:r w:rsidR="00CC63DA">
        <w:rPr>
          <w:rFonts w:ascii="Times New Roman" w:hAnsi="Times New Roman" w:cs="Times New Roman"/>
          <w:sz w:val="24"/>
          <w:szCs w:val="24"/>
        </w:rPr>
        <w:t>.  T</w:t>
      </w:r>
      <w:r w:rsidR="00F51C2A">
        <w:rPr>
          <w:rFonts w:ascii="Times New Roman" w:hAnsi="Times New Roman" w:cs="Times New Roman"/>
          <w:sz w:val="24"/>
          <w:szCs w:val="24"/>
        </w:rPr>
        <w:t xml:space="preserve">his has not happened </w:t>
      </w:r>
      <w:r w:rsidR="00122209">
        <w:rPr>
          <w:rFonts w:ascii="Times New Roman" w:hAnsi="Times New Roman" w:cs="Times New Roman"/>
          <w:sz w:val="24"/>
          <w:szCs w:val="24"/>
        </w:rPr>
        <w:t>and the Court an the Wife continue to deal in hypotheticals.  As Withers explained in their letter of the 29</w:t>
      </w:r>
      <w:r w:rsidR="00122209" w:rsidRPr="00122209">
        <w:rPr>
          <w:rFonts w:ascii="Times New Roman" w:hAnsi="Times New Roman" w:cs="Times New Roman"/>
          <w:sz w:val="24"/>
          <w:szCs w:val="24"/>
          <w:vertAlign w:val="superscript"/>
        </w:rPr>
        <w:t>th</w:t>
      </w:r>
      <w:r w:rsidR="00122209">
        <w:rPr>
          <w:rFonts w:ascii="Times New Roman" w:hAnsi="Times New Roman" w:cs="Times New Roman"/>
          <w:sz w:val="24"/>
          <w:szCs w:val="24"/>
        </w:rPr>
        <w:t xml:space="preserve"> June </w:t>
      </w:r>
      <w:r w:rsidR="00122209" w:rsidRPr="00122209">
        <w:rPr>
          <w:rFonts w:ascii="Times New Roman" w:hAnsi="Times New Roman" w:cs="Times New Roman"/>
          <w:b/>
          <w:bCs/>
          <w:sz w:val="24"/>
          <w:szCs w:val="24"/>
        </w:rPr>
        <w:t>[e467]</w:t>
      </w:r>
    </w:p>
    <w:p w14:paraId="7FD20FE1" w14:textId="77777777" w:rsidR="00F51C2A" w:rsidRDefault="00F51C2A" w:rsidP="00F51C2A">
      <w:pPr>
        <w:pStyle w:val="ListParagraph"/>
        <w:spacing w:after="0" w:line="240" w:lineRule="auto"/>
        <w:contextualSpacing w:val="0"/>
        <w:jc w:val="both"/>
        <w:rPr>
          <w:rFonts w:ascii="Times New Roman" w:hAnsi="Times New Roman" w:cs="Times New Roman"/>
          <w:sz w:val="24"/>
          <w:szCs w:val="24"/>
        </w:rPr>
      </w:pPr>
    </w:p>
    <w:p w14:paraId="3B079EA0" w14:textId="45289718" w:rsidR="00D4249D" w:rsidRDefault="00000000" w:rsidP="00F51C2A">
      <w:pPr>
        <w:pStyle w:val="ListParagraph"/>
        <w:spacing w:after="0" w:line="240" w:lineRule="auto"/>
        <w:ind w:left="1418"/>
        <w:contextualSpacing w:val="0"/>
        <w:jc w:val="both"/>
        <w:rPr>
          <w:rFonts w:ascii="Times New Roman" w:hAnsi="Times New Roman" w:cs="Times New Roman"/>
          <w:sz w:val="24"/>
          <w:szCs w:val="24"/>
        </w:rPr>
      </w:pPr>
      <w:r w:rsidRPr="00F51C2A">
        <w:rPr>
          <w:rFonts w:ascii="Times New Roman" w:hAnsi="Times New Roman" w:cs="Times New Roman"/>
          <w:sz w:val="24"/>
          <w:szCs w:val="24"/>
        </w:rPr>
        <w:t>Your client must provide a comprehensive memorandum in relation to this proposal, to include a detailed explanation of the mechanics and economics of the transaction as well as the timeline. Your client’s proposal should be prepared by a US financial adviser with input from a Portuguese tax adviser and should include an opinion from an immigration lawyer detailing the residency process and the timeline for becoming a US tax-payer. In addition to the description of the transaction and the terms and conditions, the memorandum should also include details of the risk factors and should attempt to quantify the potential risk to my client of this proposal.</w:t>
      </w:r>
    </w:p>
    <w:p w14:paraId="41393A74" w14:textId="77777777" w:rsidR="00C61BAF" w:rsidRDefault="00C61BAF" w:rsidP="00F51C2A">
      <w:pPr>
        <w:pStyle w:val="ListParagraph"/>
        <w:spacing w:after="0" w:line="240" w:lineRule="auto"/>
        <w:ind w:left="1418"/>
        <w:contextualSpacing w:val="0"/>
        <w:jc w:val="both"/>
        <w:rPr>
          <w:rFonts w:ascii="Times New Roman" w:hAnsi="Times New Roman" w:cs="Times New Roman"/>
          <w:sz w:val="24"/>
          <w:szCs w:val="24"/>
        </w:rPr>
      </w:pPr>
    </w:p>
    <w:p w14:paraId="116E6278" w14:textId="3F7F0884" w:rsidR="00F51C2A" w:rsidRDefault="00000000" w:rsidP="001B2CE4">
      <w:pPr>
        <w:pStyle w:val="ListParagraph"/>
        <w:numPr>
          <w:ilvl w:val="0"/>
          <w:numId w:val="3"/>
        </w:numPr>
        <w:spacing w:after="0" w:line="360" w:lineRule="auto"/>
        <w:contextualSpacing w:val="0"/>
        <w:jc w:val="both"/>
        <w:rPr>
          <w:ins w:id="11" w:author="Nadia" w:date="2022-07-12T15:22:00Z"/>
          <w:rFonts w:ascii="Times New Roman" w:hAnsi="Times New Roman" w:cs="Times New Roman"/>
          <w:sz w:val="24"/>
          <w:szCs w:val="24"/>
          <w:lang w:val="en-US"/>
        </w:rPr>
      </w:pPr>
      <w:r w:rsidRPr="00B12609">
        <w:rPr>
          <w:rFonts w:ascii="Times New Roman" w:hAnsi="Times New Roman" w:cs="Times New Roman"/>
          <w:sz w:val="24"/>
          <w:szCs w:val="24"/>
          <w:lang w:val="en-US"/>
        </w:rPr>
        <w:t xml:space="preserve">The Wife has set out </w:t>
      </w:r>
      <w:r>
        <w:rPr>
          <w:rFonts w:ascii="Times New Roman" w:hAnsi="Times New Roman" w:cs="Times New Roman"/>
          <w:sz w:val="24"/>
          <w:szCs w:val="24"/>
          <w:lang w:val="en-US"/>
        </w:rPr>
        <w:t xml:space="preserve">why she cannot agree with the Husband’s figures (either by dint of uncertainty as to whether he will be able to </w:t>
      </w:r>
      <w:r w:rsidR="001B2CE4">
        <w:rPr>
          <w:rFonts w:ascii="Times New Roman" w:hAnsi="Times New Roman" w:cs="Times New Roman"/>
          <w:sz w:val="24"/>
          <w:szCs w:val="24"/>
          <w:lang w:val="en-US"/>
        </w:rPr>
        <w:t>achieve US tax residency or because he has not shown his workings or both.  Consideration needs to be given to the way forward.</w:t>
      </w:r>
      <w:ins w:id="12" w:author="Nadia" w:date="2022-07-12T15:17:00Z">
        <w:r w:rsidR="00BA26DA">
          <w:rPr>
            <w:rFonts w:ascii="Times New Roman" w:hAnsi="Times New Roman" w:cs="Times New Roman"/>
            <w:sz w:val="24"/>
            <w:szCs w:val="24"/>
            <w:lang w:val="en-US"/>
          </w:rPr>
          <w:t xml:space="preserve"> The</w:t>
        </w:r>
      </w:ins>
      <w:ins w:id="13" w:author="Nadia" w:date="2022-07-12T15:18:00Z">
        <w:r w:rsidR="00BA26DA">
          <w:rPr>
            <w:rFonts w:ascii="Times New Roman" w:hAnsi="Times New Roman" w:cs="Times New Roman"/>
            <w:sz w:val="24"/>
            <w:szCs w:val="24"/>
            <w:lang w:val="en-US"/>
          </w:rPr>
          <w:t xml:space="preserve"> mechanics</w:t>
        </w:r>
      </w:ins>
      <w:ins w:id="14" w:author="Nadia" w:date="2022-07-12T15:17:00Z">
        <w:r w:rsidR="00BA26DA">
          <w:rPr>
            <w:rFonts w:ascii="Times New Roman" w:hAnsi="Times New Roman" w:cs="Times New Roman"/>
            <w:sz w:val="24"/>
            <w:szCs w:val="24"/>
            <w:lang w:val="en-US"/>
          </w:rPr>
          <w:t xml:space="preserve"> </w:t>
        </w:r>
      </w:ins>
      <w:ins w:id="15" w:author="Nadia" w:date="2022-07-12T15:18:00Z">
        <w:r w:rsidR="00BA26DA">
          <w:rPr>
            <w:rFonts w:ascii="Times New Roman" w:hAnsi="Times New Roman" w:cs="Times New Roman"/>
            <w:sz w:val="24"/>
            <w:szCs w:val="24"/>
            <w:lang w:val="en-US"/>
          </w:rPr>
          <w:t xml:space="preserve">of H’s </w:t>
        </w:r>
      </w:ins>
      <w:ins w:id="16" w:author="Nadia" w:date="2022-07-12T15:17:00Z">
        <w:r w:rsidR="00BA26DA">
          <w:rPr>
            <w:rFonts w:ascii="Times New Roman" w:hAnsi="Times New Roman" w:cs="Times New Roman"/>
            <w:sz w:val="24"/>
            <w:szCs w:val="24"/>
            <w:lang w:val="en-US"/>
          </w:rPr>
          <w:t>proposed two-step settlement must be</w:t>
        </w:r>
      </w:ins>
      <w:ins w:id="17" w:author="Nadia" w:date="2022-07-12T15:18:00Z">
        <w:r w:rsidR="00BA26DA">
          <w:rPr>
            <w:rFonts w:ascii="Times New Roman" w:hAnsi="Times New Roman" w:cs="Times New Roman"/>
            <w:sz w:val="24"/>
            <w:szCs w:val="24"/>
            <w:lang w:val="en-US"/>
          </w:rPr>
          <w:t xml:space="preserve"> described in writing and with computations. It is not enough to </w:t>
        </w:r>
        <w:proofErr w:type="gramStart"/>
        <w:r w:rsidR="00BA26DA">
          <w:rPr>
            <w:rFonts w:ascii="Times New Roman" w:hAnsi="Times New Roman" w:cs="Times New Roman"/>
            <w:sz w:val="24"/>
            <w:szCs w:val="24"/>
            <w:lang w:val="en-US"/>
          </w:rPr>
          <w:t>say</w:t>
        </w:r>
        <w:proofErr w:type="gramEnd"/>
        <w:r w:rsidR="00BA26DA">
          <w:rPr>
            <w:rFonts w:ascii="Times New Roman" w:hAnsi="Times New Roman" w:cs="Times New Roman"/>
            <w:sz w:val="24"/>
            <w:szCs w:val="24"/>
            <w:lang w:val="en-US"/>
          </w:rPr>
          <w:t xml:space="preserve"> </w:t>
        </w:r>
      </w:ins>
      <w:ins w:id="18" w:author="Nadia" w:date="2022-07-12T15:19:00Z">
        <w:r w:rsidR="00BA26DA">
          <w:rPr>
            <w:rFonts w:ascii="Times New Roman" w:hAnsi="Times New Roman" w:cs="Times New Roman"/>
            <w:sz w:val="24"/>
            <w:szCs w:val="24"/>
            <w:lang w:val="en-US"/>
          </w:rPr>
          <w:t>‘</w:t>
        </w:r>
      </w:ins>
      <w:ins w:id="19" w:author="Nadia" w:date="2022-07-12T15:18:00Z">
        <w:r w:rsidR="00BA26DA">
          <w:rPr>
            <w:rFonts w:ascii="Times New Roman" w:hAnsi="Times New Roman" w:cs="Times New Roman"/>
            <w:sz w:val="24"/>
            <w:szCs w:val="24"/>
            <w:lang w:val="en-US"/>
          </w:rPr>
          <w:t>we will settle the divorce in November 2022 and</w:t>
        </w:r>
      </w:ins>
      <w:ins w:id="20" w:author="Nadia" w:date="2022-07-12T15:19:00Z">
        <w:r w:rsidR="00BA26DA">
          <w:rPr>
            <w:rFonts w:ascii="Times New Roman" w:hAnsi="Times New Roman" w:cs="Times New Roman"/>
            <w:sz w:val="24"/>
            <w:szCs w:val="24"/>
            <w:lang w:val="en-US"/>
          </w:rPr>
          <w:t xml:space="preserve"> then do the US real estate transfers in November 2023 when I have my US residency’. The reason this</w:t>
        </w:r>
      </w:ins>
      <w:ins w:id="21" w:author="Nadia" w:date="2022-07-12T15:22:00Z">
        <w:r w:rsidR="00692374">
          <w:rPr>
            <w:rFonts w:ascii="Times New Roman" w:hAnsi="Times New Roman" w:cs="Times New Roman"/>
            <w:sz w:val="24"/>
            <w:szCs w:val="24"/>
            <w:lang w:val="en-US"/>
          </w:rPr>
          <w:t xml:space="preserve"> Utopian is because it is impossible to quantify the risk and the valuations in advance. </w:t>
        </w:r>
      </w:ins>
      <w:ins w:id="22" w:author="Nadia" w:date="2022-07-12T15:23:00Z">
        <w:r w:rsidR="00692374">
          <w:rPr>
            <w:rFonts w:ascii="Times New Roman" w:hAnsi="Times New Roman" w:cs="Times New Roman"/>
            <w:sz w:val="24"/>
            <w:szCs w:val="24"/>
            <w:lang w:val="en-US"/>
          </w:rPr>
          <w:t>At time T</w:t>
        </w:r>
      </w:ins>
      <w:ins w:id="23" w:author="Nadia" w:date="2022-07-12T15:28:00Z">
        <w:r w:rsidR="00616276">
          <w:rPr>
            <w:rFonts w:ascii="Times New Roman" w:hAnsi="Times New Roman" w:cs="Times New Roman"/>
            <w:sz w:val="24"/>
            <w:szCs w:val="24"/>
            <w:lang w:val="en-US"/>
          </w:rPr>
          <w:t xml:space="preserve"> </w:t>
        </w:r>
      </w:ins>
      <w:ins w:id="24" w:author="Nadia" w:date="2022-07-12T15:25:00Z">
        <w:r w:rsidR="00692374">
          <w:rPr>
            <w:rFonts w:ascii="Times New Roman" w:hAnsi="Times New Roman" w:cs="Times New Roman"/>
            <w:sz w:val="24"/>
            <w:szCs w:val="24"/>
            <w:lang w:val="en-US"/>
          </w:rPr>
          <w:t>zero</w:t>
        </w:r>
      </w:ins>
      <w:ins w:id="25" w:author="Nadia" w:date="2022-07-12T15:23:00Z">
        <w:r w:rsidR="00692374">
          <w:rPr>
            <w:rFonts w:ascii="Times New Roman" w:hAnsi="Times New Roman" w:cs="Times New Roman"/>
            <w:sz w:val="24"/>
            <w:szCs w:val="24"/>
            <w:lang w:val="en-US"/>
          </w:rPr>
          <w:t>, we reach a financial settlement and divide the assets. The real estate is valued at that time, let’s say 24 November</w:t>
        </w:r>
      </w:ins>
      <w:ins w:id="26" w:author="Nadia" w:date="2022-07-12T15:24:00Z">
        <w:r w:rsidR="00692374">
          <w:rPr>
            <w:rFonts w:ascii="Times New Roman" w:hAnsi="Times New Roman" w:cs="Times New Roman"/>
            <w:sz w:val="24"/>
            <w:szCs w:val="24"/>
            <w:lang w:val="en-US"/>
          </w:rPr>
          <w:t xml:space="preserve"> 2022. </w:t>
        </w:r>
      </w:ins>
      <w:ins w:id="27" w:author="Nadia" w:date="2022-07-12T15:25:00Z">
        <w:r w:rsidR="00692374">
          <w:rPr>
            <w:rFonts w:ascii="Times New Roman" w:hAnsi="Times New Roman" w:cs="Times New Roman"/>
            <w:sz w:val="24"/>
            <w:szCs w:val="24"/>
            <w:lang w:val="en-US"/>
          </w:rPr>
          <w:t>The division of assets is based on the value of the real estate at time T</w:t>
        </w:r>
      </w:ins>
      <w:ins w:id="28" w:author="Nadia" w:date="2022-07-12T15:28:00Z">
        <w:r w:rsidR="00616276">
          <w:rPr>
            <w:rFonts w:ascii="Times New Roman" w:hAnsi="Times New Roman" w:cs="Times New Roman"/>
            <w:sz w:val="24"/>
            <w:szCs w:val="24"/>
            <w:lang w:val="en-US"/>
          </w:rPr>
          <w:t xml:space="preserve"> </w:t>
        </w:r>
      </w:ins>
      <w:ins w:id="29" w:author="Nadia" w:date="2022-07-12T15:25:00Z">
        <w:r w:rsidR="00692374">
          <w:rPr>
            <w:rFonts w:ascii="Times New Roman" w:hAnsi="Times New Roman" w:cs="Times New Roman"/>
            <w:sz w:val="24"/>
            <w:szCs w:val="24"/>
            <w:lang w:val="en-US"/>
          </w:rPr>
          <w:t>zero</w:t>
        </w:r>
      </w:ins>
      <w:ins w:id="30" w:author="Nadia" w:date="2022-07-12T15:27:00Z">
        <w:r w:rsidR="00692374">
          <w:rPr>
            <w:rFonts w:ascii="Times New Roman" w:hAnsi="Times New Roman" w:cs="Times New Roman"/>
            <w:sz w:val="24"/>
            <w:szCs w:val="24"/>
            <w:lang w:val="en-US"/>
          </w:rPr>
          <w:t xml:space="preserve">, the built-in </w:t>
        </w:r>
        <w:r w:rsidR="00616276">
          <w:rPr>
            <w:rFonts w:ascii="Times New Roman" w:hAnsi="Times New Roman" w:cs="Times New Roman"/>
            <w:sz w:val="24"/>
            <w:szCs w:val="24"/>
            <w:lang w:val="en-US"/>
          </w:rPr>
          <w:t>capital- gains tax, transfer tax, the impact of Frost St property on W tax</w:t>
        </w:r>
      </w:ins>
      <w:ins w:id="31" w:author="Nadia" w:date="2022-07-12T15:28:00Z">
        <w:r w:rsidR="00616276">
          <w:rPr>
            <w:rFonts w:ascii="Times New Roman" w:hAnsi="Times New Roman" w:cs="Times New Roman"/>
            <w:sz w:val="24"/>
            <w:szCs w:val="24"/>
            <w:lang w:val="en-US"/>
          </w:rPr>
          <w:t xml:space="preserve"> liability in the UK, all the metrics are defined at time T zero. </w:t>
        </w:r>
      </w:ins>
      <w:ins w:id="32" w:author="Nadia" w:date="2022-07-12T15:24:00Z">
        <w:r w:rsidR="00692374">
          <w:rPr>
            <w:rFonts w:ascii="Times New Roman" w:hAnsi="Times New Roman" w:cs="Times New Roman"/>
            <w:sz w:val="24"/>
            <w:szCs w:val="24"/>
            <w:lang w:val="en-US"/>
          </w:rPr>
          <w:t>One year later, H has become a US tax-resident and wants to proceed with the transfer</w:t>
        </w:r>
      </w:ins>
      <w:ins w:id="33" w:author="Nadia" w:date="2022-07-12T15:25:00Z">
        <w:r w:rsidR="00692374">
          <w:rPr>
            <w:rFonts w:ascii="Times New Roman" w:hAnsi="Times New Roman" w:cs="Times New Roman"/>
            <w:sz w:val="24"/>
            <w:szCs w:val="24"/>
            <w:lang w:val="en-US"/>
          </w:rPr>
          <w:t>.</w:t>
        </w:r>
      </w:ins>
      <w:ins w:id="34" w:author="Nadia" w:date="2022-07-12T15:28:00Z">
        <w:r w:rsidR="00616276">
          <w:rPr>
            <w:rFonts w:ascii="Times New Roman" w:hAnsi="Times New Roman" w:cs="Times New Roman"/>
            <w:sz w:val="24"/>
            <w:szCs w:val="24"/>
            <w:lang w:val="en-US"/>
          </w:rPr>
          <w:t xml:space="preserve"> Everything has changed. Real estate is driven by a variety of </w:t>
        </w:r>
      </w:ins>
      <w:ins w:id="35" w:author="Nadia" w:date="2022-07-12T15:29:00Z">
        <w:r w:rsidR="00616276">
          <w:rPr>
            <w:rFonts w:ascii="Times New Roman" w:hAnsi="Times New Roman" w:cs="Times New Roman"/>
            <w:sz w:val="24"/>
            <w:szCs w:val="24"/>
            <w:lang w:val="en-US"/>
          </w:rPr>
          <w:t xml:space="preserve">factors, including US Federal Reserve Rate, interest rates, mortgage rates, inflation rate and GDP growth. It is also driven by market factors, demand, </w:t>
        </w:r>
      </w:ins>
      <w:ins w:id="36" w:author="Nadia" w:date="2022-07-12T15:30:00Z">
        <w:r w:rsidR="00616276">
          <w:rPr>
            <w:rFonts w:ascii="Times New Roman" w:hAnsi="Times New Roman" w:cs="Times New Roman"/>
            <w:sz w:val="24"/>
            <w:szCs w:val="24"/>
            <w:lang w:val="en-US"/>
          </w:rPr>
          <w:t xml:space="preserve">supply, demographics, work trends, real estate taxes, estate taxes and broader regulatory </w:t>
        </w:r>
      </w:ins>
      <w:ins w:id="37" w:author="Nadia" w:date="2022-07-12T15:31:00Z">
        <w:r w:rsidR="00616276">
          <w:rPr>
            <w:rFonts w:ascii="Times New Roman" w:hAnsi="Times New Roman" w:cs="Times New Roman"/>
            <w:sz w:val="24"/>
            <w:szCs w:val="24"/>
            <w:lang w:val="en-US"/>
          </w:rPr>
          <w:t>measures. It is driven by Acts of God, such as the Pandemic. W convinced H to buy the second property not as a ‘tr</w:t>
        </w:r>
      </w:ins>
      <w:ins w:id="38" w:author="Nadia" w:date="2022-07-12T15:32:00Z">
        <w:r w:rsidR="00616276">
          <w:rPr>
            <w:rFonts w:ascii="Times New Roman" w:hAnsi="Times New Roman" w:cs="Times New Roman"/>
            <w:sz w:val="24"/>
            <w:szCs w:val="24"/>
            <w:lang w:val="en-US"/>
          </w:rPr>
          <w:t xml:space="preserve">ick’ but because she had rightly predicted that the pandemic would drive the wealthy from both East and West Coasts to seek a safe </w:t>
        </w:r>
        <w:r w:rsidR="00476481">
          <w:rPr>
            <w:rFonts w:ascii="Times New Roman" w:hAnsi="Times New Roman" w:cs="Times New Roman"/>
            <w:sz w:val="24"/>
            <w:szCs w:val="24"/>
            <w:lang w:val="en-US"/>
          </w:rPr>
          <w:t>haven</w:t>
        </w:r>
        <w:r w:rsidR="00616276">
          <w:rPr>
            <w:rFonts w:ascii="Times New Roman" w:hAnsi="Times New Roman" w:cs="Times New Roman"/>
            <w:sz w:val="24"/>
            <w:szCs w:val="24"/>
            <w:lang w:val="en-US"/>
          </w:rPr>
          <w:t xml:space="preserve"> for </w:t>
        </w:r>
        <w:r w:rsidR="00476481">
          <w:rPr>
            <w:rFonts w:ascii="Times New Roman" w:hAnsi="Times New Roman" w:cs="Times New Roman"/>
            <w:sz w:val="24"/>
            <w:szCs w:val="24"/>
            <w:lang w:val="en-US"/>
          </w:rPr>
          <w:t>the</w:t>
        </w:r>
      </w:ins>
      <w:ins w:id="39" w:author="Nadia" w:date="2022-07-12T15:33:00Z">
        <w:r w:rsidR="00476481">
          <w:rPr>
            <w:rFonts w:ascii="Times New Roman" w:hAnsi="Times New Roman" w:cs="Times New Roman"/>
            <w:sz w:val="24"/>
            <w:szCs w:val="24"/>
            <w:lang w:val="en-US"/>
          </w:rPr>
          <w:t>mselves and their families, a place where a hedge fund owner can ski, be mask-free and work as usual</w:t>
        </w:r>
      </w:ins>
      <w:ins w:id="40" w:author="Nadia" w:date="2022-07-12T15:34:00Z">
        <w:r w:rsidR="00476481">
          <w:rPr>
            <w:rFonts w:ascii="Times New Roman" w:hAnsi="Times New Roman" w:cs="Times New Roman"/>
            <w:sz w:val="24"/>
            <w:szCs w:val="24"/>
            <w:lang w:val="en-US"/>
          </w:rPr>
          <w:t xml:space="preserve">, away from germs and other nuisances. The property </w:t>
        </w:r>
        <w:r w:rsidR="00476481">
          <w:rPr>
            <w:rFonts w:ascii="Times New Roman" w:hAnsi="Times New Roman" w:cs="Times New Roman"/>
            <w:sz w:val="24"/>
            <w:szCs w:val="24"/>
            <w:lang w:val="en-US"/>
          </w:rPr>
          <w:lastRenderedPageBreak/>
          <w:t xml:space="preserve">purchased </w:t>
        </w:r>
      </w:ins>
      <w:ins w:id="41" w:author="Nadia" w:date="2022-07-12T15:36:00Z">
        <w:r w:rsidR="00476481">
          <w:rPr>
            <w:rFonts w:ascii="Times New Roman" w:hAnsi="Times New Roman" w:cs="Times New Roman"/>
            <w:sz w:val="24"/>
            <w:szCs w:val="24"/>
            <w:lang w:val="en-US"/>
          </w:rPr>
          <w:t>in</w:t>
        </w:r>
      </w:ins>
      <w:ins w:id="42" w:author="Nadia" w:date="2022-07-12T15:34:00Z">
        <w:r w:rsidR="00476481">
          <w:rPr>
            <w:rFonts w:ascii="Times New Roman" w:hAnsi="Times New Roman" w:cs="Times New Roman"/>
            <w:sz w:val="24"/>
            <w:szCs w:val="24"/>
            <w:lang w:val="en-US"/>
          </w:rPr>
          <w:t xml:space="preserve"> September 2020 at $4.4m was recently </w:t>
        </w:r>
      </w:ins>
      <w:ins w:id="43" w:author="Nadia" w:date="2022-07-12T15:36:00Z">
        <w:r w:rsidR="00476481">
          <w:rPr>
            <w:rFonts w:ascii="Times New Roman" w:hAnsi="Times New Roman" w:cs="Times New Roman"/>
            <w:sz w:val="24"/>
            <w:szCs w:val="24"/>
            <w:lang w:val="en-US"/>
          </w:rPr>
          <w:t>appraised</w:t>
        </w:r>
      </w:ins>
      <w:ins w:id="44" w:author="Nadia" w:date="2022-07-12T15:34:00Z">
        <w:r w:rsidR="00476481">
          <w:rPr>
            <w:rFonts w:ascii="Times New Roman" w:hAnsi="Times New Roman" w:cs="Times New Roman"/>
            <w:sz w:val="24"/>
            <w:szCs w:val="24"/>
            <w:lang w:val="en-US"/>
          </w:rPr>
          <w:t xml:space="preserve"> at</w:t>
        </w:r>
      </w:ins>
      <w:ins w:id="45" w:author="Nadia" w:date="2022-07-12T15:35:00Z">
        <w:r w:rsidR="00476481">
          <w:rPr>
            <w:rFonts w:ascii="Times New Roman" w:hAnsi="Times New Roman" w:cs="Times New Roman"/>
            <w:sz w:val="24"/>
            <w:szCs w:val="24"/>
            <w:lang w:val="en-US"/>
          </w:rPr>
          <w:t xml:space="preserve"> $7.2m, a 64% increase in two years. </w:t>
        </w:r>
      </w:ins>
      <w:ins w:id="46" w:author="Nadia" w:date="2022-07-12T15:36:00Z">
        <w:r w:rsidR="00476481">
          <w:rPr>
            <w:rFonts w:ascii="Times New Roman" w:hAnsi="Times New Roman" w:cs="Times New Roman"/>
            <w:sz w:val="24"/>
            <w:szCs w:val="24"/>
            <w:lang w:val="en-US"/>
          </w:rPr>
          <w:t>This was not to trick the H; this was a good call.</w:t>
        </w:r>
      </w:ins>
      <w:ins w:id="47" w:author="Nadia" w:date="2022-07-12T15:37:00Z">
        <w:r w:rsidR="00476481">
          <w:rPr>
            <w:rFonts w:ascii="Times New Roman" w:hAnsi="Times New Roman" w:cs="Times New Roman"/>
            <w:sz w:val="24"/>
            <w:szCs w:val="24"/>
            <w:lang w:val="en-US"/>
          </w:rPr>
          <w:t xml:space="preserve">  Now one year after the settlement the entire landscape has changed. </w:t>
        </w:r>
      </w:ins>
      <w:ins w:id="48" w:author="Nadia" w:date="2022-07-12T15:38:00Z">
        <w:r w:rsidR="00EB7789">
          <w:rPr>
            <w:rFonts w:ascii="Times New Roman" w:hAnsi="Times New Roman" w:cs="Times New Roman"/>
            <w:sz w:val="24"/>
            <w:szCs w:val="24"/>
            <w:lang w:val="en-US"/>
          </w:rPr>
          <w:t>The values agreed at the settlement are no longer current.</w:t>
        </w:r>
      </w:ins>
      <w:ins w:id="49" w:author="Nadia" w:date="2022-07-12T15:39:00Z">
        <w:r w:rsidR="00EB7789">
          <w:rPr>
            <w:rFonts w:ascii="Times New Roman" w:hAnsi="Times New Roman" w:cs="Times New Roman"/>
            <w:sz w:val="24"/>
            <w:szCs w:val="24"/>
            <w:lang w:val="en-US"/>
          </w:rPr>
          <w:t xml:space="preserve"> Prices, rates, the market, the economy, everything has changed. The settlement at time T1 </w:t>
        </w:r>
      </w:ins>
      <w:ins w:id="50" w:author="Nadia" w:date="2022-07-12T15:40:00Z">
        <w:r w:rsidR="00EB7789">
          <w:rPr>
            <w:rFonts w:ascii="Times New Roman" w:hAnsi="Times New Roman" w:cs="Times New Roman"/>
            <w:sz w:val="24"/>
            <w:szCs w:val="24"/>
            <w:lang w:val="en-US"/>
          </w:rPr>
          <w:t xml:space="preserve">in 2023 cannot be predicted at T zero in 2022. There is not a single financial institution who could price this risk, which involves too many </w:t>
        </w:r>
      </w:ins>
      <w:ins w:id="51" w:author="Nadia" w:date="2022-07-12T15:41:00Z">
        <w:r w:rsidR="00EB7789">
          <w:rPr>
            <w:rFonts w:ascii="Times New Roman" w:hAnsi="Times New Roman" w:cs="Times New Roman"/>
            <w:sz w:val="24"/>
            <w:szCs w:val="24"/>
            <w:lang w:val="en-US"/>
          </w:rPr>
          <w:t xml:space="preserve">drivers, including Acts of God. What H is proposing is two settlements, but please do not tell him. He is just testing us, throwing in an </w:t>
        </w:r>
        <w:proofErr w:type="gramStart"/>
        <w:r w:rsidR="00EB7789">
          <w:rPr>
            <w:rFonts w:ascii="Times New Roman" w:hAnsi="Times New Roman" w:cs="Times New Roman"/>
            <w:sz w:val="24"/>
            <w:szCs w:val="24"/>
            <w:lang w:val="en-US"/>
          </w:rPr>
          <w:t>absurdity</w:t>
        </w:r>
        <w:proofErr w:type="gramEnd"/>
        <w:r w:rsidR="00EB7789">
          <w:rPr>
            <w:rFonts w:ascii="Times New Roman" w:hAnsi="Times New Roman" w:cs="Times New Roman"/>
            <w:sz w:val="24"/>
            <w:szCs w:val="24"/>
            <w:lang w:val="en-US"/>
          </w:rPr>
          <w:t xml:space="preserve"> and</w:t>
        </w:r>
      </w:ins>
      <w:ins w:id="52" w:author="Nadia" w:date="2022-07-12T15:42:00Z">
        <w:r w:rsidR="00EB7789">
          <w:rPr>
            <w:rFonts w:ascii="Times New Roman" w:hAnsi="Times New Roman" w:cs="Times New Roman"/>
            <w:sz w:val="24"/>
            <w:szCs w:val="24"/>
            <w:lang w:val="en-US"/>
          </w:rPr>
          <w:t xml:space="preserve"> seeing how we respond to it. He has nothing to lose. The best answer is to ask him to provide a step-by-step memorandum for the proposed transaction,</w:t>
        </w:r>
      </w:ins>
      <w:ins w:id="53" w:author="Nadia" w:date="2022-07-12T15:43:00Z">
        <w:r w:rsidR="00C31F7D">
          <w:rPr>
            <w:rFonts w:ascii="Times New Roman" w:hAnsi="Times New Roman" w:cs="Times New Roman"/>
            <w:sz w:val="24"/>
            <w:szCs w:val="24"/>
            <w:lang w:val="en-US"/>
          </w:rPr>
          <w:t xml:space="preserve"> including a comprehensive description of the economics o</w:t>
        </w:r>
      </w:ins>
      <w:ins w:id="54" w:author="Nadia" w:date="2022-07-12T15:44:00Z">
        <w:r w:rsidR="00C31F7D">
          <w:rPr>
            <w:rFonts w:ascii="Times New Roman" w:hAnsi="Times New Roman" w:cs="Times New Roman"/>
            <w:sz w:val="24"/>
            <w:szCs w:val="24"/>
            <w:lang w:val="en-US"/>
          </w:rPr>
          <w:t>f the deal</w:t>
        </w:r>
      </w:ins>
      <w:ins w:id="55" w:author="Nadia" w:date="2022-07-12T15:43:00Z">
        <w:r w:rsidR="00C31F7D">
          <w:rPr>
            <w:rFonts w:ascii="Times New Roman" w:hAnsi="Times New Roman" w:cs="Times New Roman"/>
            <w:sz w:val="24"/>
            <w:szCs w:val="24"/>
            <w:lang w:val="en-US"/>
          </w:rPr>
          <w:t xml:space="preserve">, the risks, </w:t>
        </w:r>
      </w:ins>
      <w:ins w:id="56" w:author="Nadia" w:date="2022-07-12T15:44:00Z">
        <w:r w:rsidR="00C31F7D">
          <w:rPr>
            <w:rFonts w:ascii="Times New Roman" w:hAnsi="Times New Roman" w:cs="Times New Roman"/>
            <w:sz w:val="24"/>
            <w:szCs w:val="24"/>
            <w:lang w:val="en-US"/>
          </w:rPr>
          <w:t xml:space="preserve">the mechanics, </w:t>
        </w:r>
      </w:ins>
      <w:ins w:id="57" w:author="Nadia" w:date="2022-07-12T15:43:00Z">
        <w:r w:rsidR="00C31F7D">
          <w:rPr>
            <w:rFonts w:ascii="Times New Roman" w:hAnsi="Times New Roman" w:cs="Times New Roman"/>
            <w:sz w:val="24"/>
            <w:szCs w:val="24"/>
            <w:lang w:val="en-US"/>
          </w:rPr>
          <w:t>the pricing</w:t>
        </w:r>
      </w:ins>
      <w:ins w:id="58" w:author="Nadia" w:date="2022-07-12T15:44:00Z">
        <w:r w:rsidR="00C31F7D">
          <w:rPr>
            <w:rFonts w:ascii="Times New Roman" w:hAnsi="Times New Roman" w:cs="Times New Roman"/>
            <w:sz w:val="24"/>
            <w:szCs w:val="24"/>
            <w:lang w:val="en-US"/>
          </w:rPr>
          <w:t xml:space="preserve"> at T zero and at T 1 and to please have the memo produced by a certified Financia</w:t>
        </w:r>
      </w:ins>
      <w:ins w:id="59" w:author="Nadia" w:date="2022-07-12T15:45:00Z">
        <w:r w:rsidR="00C31F7D">
          <w:rPr>
            <w:rFonts w:ascii="Times New Roman" w:hAnsi="Times New Roman" w:cs="Times New Roman"/>
            <w:sz w:val="24"/>
            <w:szCs w:val="24"/>
            <w:lang w:val="en-US"/>
          </w:rPr>
          <w:t>l Advisor in the US. Then and only then will I consider this outlandish proposal and will submit to my own Financial Advisor. Please note that such transaction</w:t>
        </w:r>
      </w:ins>
      <w:ins w:id="60" w:author="Nadia" w:date="2022-07-12T15:46:00Z">
        <w:r w:rsidR="00C31F7D">
          <w:rPr>
            <w:rFonts w:ascii="Times New Roman" w:hAnsi="Times New Roman" w:cs="Times New Roman"/>
            <w:sz w:val="24"/>
            <w:szCs w:val="24"/>
            <w:lang w:val="en-US"/>
          </w:rPr>
          <w:t xml:space="preserve">, if H can structure is and execute it must include a compensation to W for the time in which she is not a full owner of </w:t>
        </w:r>
      </w:ins>
      <w:ins w:id="61" w:author="Nadia" w:date="2022-07-12T15:47:00Z">
        <w:r w:rsidR="00C31F7D">
          <w:rPr>
            <w:rFonts w:ascii="Times New Roman" w:hAnsi="Times New Roman" w:cs="Times New Roman"/>
            <w:sz w:val="24"/>
            <w:szCs w:val="24"/>
            <w:lang w:val="en-US"/>
          </w:rPr>
          <w:t xml:space="preserve">her properties (time value of money). It must also include extensive guarantees that H will cover every single risk imaginable during the period T zero-T 1. </w:t>
        </w:r>
      </w:ins>
      <w:ins w:id="62" w:author="Nadia" w:date="2022-07-12T15:48:00Z">
        <w:r w:rsidR="00C31F7D">
          <w:rPr>
            <w:rFonts w:ascii="Times New Roman" w:hAnsi="Times New Roman" w:cs="Times New Roman"/>
            <w:sz w:val="24"/>
            <w:szCs w:val="24"/>
            <w:lang w:val="en-US"/>
          </w:rPr>
          <w:t xml:space="preserve">I know this is absolutely impossible and I know H is throwing it and pretending he is serious because </w:t>
        </w:r>
        <w:r w:rsidR="003F6ABB">
          <w:rPr>
            <w:rFonts w:ascii="Times New Roman" w:hAnsi="Times New Roman" w:cs="Times New Roman"/>
            <w:sz w:val="24"/>
            <w:szCs w:val="24"/>
            <w:lang w:val="en-US"/>
          </w:rPr>
          <w:t xml:space="preserve">he has no downside. We have spent enough time on this. Please ask for formal </w:t>
        </w:r>
      </w:ins>
      <w:ins w:id="63" w:author="Nadia" w:date="2022-07-12T15:49:00Z">
        <w:r w:rsidR="003F6ABB">
          <w:rPr>
            <w:rFonts w:ascii="Times New Roman" w:hAnsi="Times New Roman" w:cs="Times New Roman"/>
            <w:sz w:val="24"/>
            <w:szCs w:val="24"/>
            <w:lang w:val="en-US"/>
          </w:rPr>
          <w:t>transaction memorandum prepared by a Financial Consultant as well as Immigration Opinion. These are the minimum documents W</w:t>
        </w:r>
      </w:ins>
      <w:ins w:id="64" w:author="Nadia" w:date="2022-07-12T15:50:00Z">
        <w:r w:rsidR="003F6ABB">
          <w:rPr>
            <w:rFonts w:ascii="Times New Roman" w:hAnsi="Times New Roman" w:cs="Times New Roman"/>
            <w:sz w:val="24"/>
            <w:szCs w:val="24"/>
            <w:lang w:val="en-US"/>
          </w:rPr>
          <w:t xml:space="preserve"> requires to entertain the Utopian idea.</w:t>
        </w:r>
      </w:ins>
      <w:ins w:id="65" w:author="Nadia" w:date="2022-07-12T15:43:00Z">
        <w:r w:rsidR="00C31F7D">
          <w:rPr>
            <w:rFonts w:ascii="Times New Roman" w:hAnsi="Times New Roman" w:cs="Times New Roman"/>
            <w:sz w:val="24"/>
            <w:szCs w:val="24"/>
            <w:lang w:val="en-US"/>
          </w:rPr>
          <w:t xml:space="preserve"> </w:t>
        </w:r>
      </w:ins>
    </w:p>
    <w:p w14:paraId="01E2A396" w14:textId="77777777" w:rsidR="00692374" w:rsidRDefault="00692374">
      <w:pPr>
        <w:pStyle w:val="ListParagraph"/>
        <w:spacing w:after="0" w:line="360" w:lineRule="auto"/>
        <w:contextualSpacing w:val="0"/>
        <w:jc w:val="both"/>
        <w:rPr>
          <w:rFonts w:ascii="Times New Roman" w:hAnsi="Times New Roman" w:cs="Times New Roman"/>
          <w:sz w:val="24"/>
          <w:szCs w:val="24"/>
          <w:lang w:val="en-US"/>
        </w:rPr>
        <w:pPrChange w:id="66" w:author="Nadia" w:date="2022-07-12T15:22:00Z">
          <w:pPr>
            <w:pStyle w:val="ListParagraph"/>
            <w:numPr>
              <w:numId w:val="3"/>
            </w:numPr>
            <w:spacing w:after="0" w:line="360" w:lineRule="auto"/>
            <w:ind w:hanging="360"/>
            <w:contextualSpacing w:val="0"/>
            <w:jc w:val="both"/>
          </w:pPr>
        </w:pPrChange>
      </w:pPr>
    </w:p>
    <w:p w14:paraId="6493E94E" w14:textId="77777777" w:rsidR="001B2CE4" w:rsidRPr="00B12609" w:rsidRDefault="001B2CE4" w:rsidP="001B2CE4">
      <w:pPr>
        <w:pStyle w:val="ListParagraph"/>
        <w:spacing w:after="0" w:line="360" w:lineRule="auto"/>
        <w:contextualSpacing w:val="0"/>
        <w:jc w:val="both"/>
        <w:rPr>
          <w:rFonts w:ascii="Times New Roman" w:hAnsi="Times New Roman" w:cs="Times New Roman"/>
          <w:sz w:val="24"/>
          <w:szCs w:val="24"/>
          <w:lang w:val="en-US"/>
        </w:rPr>
      </w:pPr>
    </w:p>
    <w:p w14:paraId="45EDB3C9" w14:textId="15DD849D" w:rsidR="00D4249D" w:rsidRPr="00C67E59" w:rsidRDefault="00000000" w:rsidP="001B2CE4">
      <w:pPr>
        <w:pStyle w:val="ListParagraph"/>
        <w:spacing w:after="0" w:line="360" w:lineRule="auto"/>
        <w:contextualSpacing w:val="0"/>
        <w:jc w:val="both"/>
        <w:rPr>
          <w:rFonts w:ascii="Times New Roman" w:hAnsi="Times New Roman" w:cs="Times New Roman"/>
          <w:sz w:val="24"/>
          <w:szCs w:val="24"/>
          <w:u w:val="single"/>
          <w:lang w:val="en-US"/>
        </w:rPr>
      </w:pPr>
      <w:r w:rsidRPr="00C67E59">
        <w:rPr>
          <w:rFonts w:ascii="Times New Roman" w:hAnsi="Times New Roman" w:cs="Times New Roman"/>
          <w:sz w:val="24"/>
          <w:szCs w:val="24"/>
          <w:u w:val="single"/>
          <w:lang w:val="en-US"/>
        </w:rPr>
        <w:t>Disclosure</w:t>
      </w:r>
    </w:p>
    <w:p w14:paraId="3393E907" w14:textId="3251A97D" w:rsidR="00535331" w:rsidRDefault="00000000" w:rsidP="00D909BC">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schedule of deficiencies and further questions has ben prepared. </w:t>
      </w:r>
      <w:r w:rsidR="00FE4DBD">
        <w:rPr>
          <w:rFonts w:ascii="Times New Roman" w:hAnsi="Times New Roman" w:cs="Times New Roman"/>
          <w:sz w:val="24"/>
          <w:szCs w:val="24"/>
          <w:lang w:val="en-US"/>
        </w:rPr>
        <w:t xml:space="preserve">The deficiencies represent orders already made by the Court with which there must be compliance.  The </w:t>
      </w:r>
      <w:r w:rsidR="0017559A">
        <w:rPr>
          <w:rFonts w:ascii="Times New Roman" w:hAnsi="Times New Roman" w:cs="Times New Roman"/>
          <w:sz w:val="24"/>
          <w:szCs w:val="24"/>
          <w:lang w:val="en-US"/>
        </w:rPr>
        <w:t xml:space="preserve">reasons for the further questions are identified in the text of the questionnaire. Given the Husband’s </w:t>
      </w:r>
      <w:r w:rsidR="00A56D19">
        <w:rPr>
          <w:rFonts w:ascii="Times New Roman" w:hAnsi="Times New Roman" w:cs="Times New Roman"/>
          <w:sz w:val="24"/>
          <w:szCs w:val="24"/>
          <w:lang w:val="en-US"/>
        </w:rPr>
        <w:t xml:space="preserve">flawed approach to disclosure to date, these questions must be answered if there is to be any hope of an accurate </w:t>
      </w:r>
      <w:r w:rsidR="00507BA7">
        <w:rPr>
          <w:rFonts w:ascii="Times New Roman" w:hAnsi="Times New Roman" w:cs="Times New Roman"/>
          <w:sz w:val="24"/>
          <w:szCs w:val="24"/>
          <w:lang w:val="en-US"/>
        </w:rPr>
        <w:t>quantification of</w:t>
      </w:r>
      <w:r w:rsidR="00A56D19">
        <w:rPr>
          <w:rFonts w:ascii="Times New Roman" w:hAnsi="Times New Roman" w:cs="Times New Roman"/>
          <w:sz w:val="24"/>
          <w:szCs w:val="24"/>
          <w:lang w:val="en-US"/>
        </w:rPr>
        <w:t xml:space="preserve"> his resources.</w:t>
      </w:r>
      <w:r w:rsidR="005E0114">
        <w:rPr>
          <w:rFonts w:ascii="Times New Roman" w:hAnsi="Times New Roman" w:cs="Times New Roman"/>
          <w:sz w:val="24"/>
          <w:szCs w:val="24"/>
          <w:lang w:val="en-US"/>
        </w:rPr>
        <w:t xml:space="preserve">  </w:t>
      </w:r>
    </w:p>
    <w:p w14:paraId="06E09262" w14:textId="77777777" w:rsidR="00535331" w:rsidRDefault="00535331" w:rsidP="00535331">
      <w:pPr>
        <w:pStyle w:val="ListParagraph"/>
        <w:spacing w:after="0" w:line="360" w:lineRule="auto"/>
        <w:jc w:val="both"/>
        <w:rPr>
          <w:rFonts w:ascii="Times New Roman" w:hAnsi="Times New Roman" w:cs="Times New Roman"/>
          <w:sz w:val="24"/>
          <w:szCs w:val="24"/>
          <w:lang w:val="en-US"/>
        </w:rPr>
      </w:pPr>
    </w:p>
    <w:p w14:paraId="0E0F1B9F" w14:textId="79398DD5" w:rsidR="00D4249D" w:rsidRDefault="00000000" w:rsidP="00D909BC">
      <w:pPr>
        <w:pStyle w:val="ListParagraph"/>
        <w:numPr>
          <w:ilvl w:val="0"/>
          <w:numId w:val="3"/>
        </w:numPr>
        <w:spacing w:after="0" w:line="360" w:lineRule="auto"/>
        <w:jc w:val="both"/>
        <w:rPr>
          <w:ins w:id="67" w:author="Nadia" w:date="2022-07-12T15:51:00Z"/>
          <w:rFonts w:ascii="Times New Roman" w:hAnsi="Times New Roman" w:cs="Times New Roman"/>
          <w:sz w:val="24"/>
          <w:szCs w:val="24"/>
          <w:lang w:val="en-US"/>
        </w:rPr>
      </w:pPr>
      <w:r>
        <w:rPr>
          <w:rFonts w:ascii="Times New Roman" w:hAnsi="Times New Roman" w:cs="Times New Roman"/>
          <w:sz w:val="24"/>
          <w:szCs w:val="24"/>
          <w:lang w:val="en-US"/>
        </w:rPr>
        <w:t>A response to this questionnaire has just been received (this morning – 12</w:t>
      </w:r>
      <w:r w:rsidRPr="001E1C2E">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July). That response will need to be considered and </w:t>
      </w:r>
      <w:r w:rsidR="000D1BB3">
        <w:rPr>
          <w:rFonts w:ascii="Times New Roman" w:hAnsi="Times New Roman" w:cs="Times New Roman"/>
          <w:sz w:val="24"/>
          <w:szCs w:val="24"/>
          <w:lang w:val="en-US"/>
        </w:rPr>
        <w:t xml:space="preserve">will inform whether an Order is sought for the </w:t>
      </w:r>
      <w:r w:rsidR="008D4614">
        <w:rPr>
          <w:rFonts w:ascii="Times New Roman" w:hAnsi="Times New Roman" w:cs="Times New Roman"/>
          <w:sz w:val="24"/>
          <w:szCs w:val="24"/>
          <w:lang w:val="en-US"/>
        </w:rPr>
        <w:t>Schedule</w:t>
      </w:r>
      <w:r w:rsidR="008D4614" w:rsidRPr="008D4614">
        <w:rPr>
          <w:rFonts w:ascii="Times New Roman" w:hAnsi="Times New Roman" w:cs="Times New Roman"/>
          <w:sz w:val="24"/>
          <w:szCs w:val="24"/>
          <w:lang w:val="en-US"/>
        </w:rPr>
        <w:t xml:space="preserve"> </w:t>
      </w:r>
      <w:r w:rsidR="008D4614">
        <w:rPr>
          <w:rFonts w:ascii="Times New Roman" w:hAnsi="Times New Roman" w:cs="Times New Roman"/>
          <w:sz w:val="24"/>
          <w:szCs w:val="24"/>
          <w:lang w:val="en-US"/>
        </w:rPr>
        <w:t>of deficiencies and further questions to be answered.</w:t>
      </w:r>
    </w:p>
    <w:p w14:paraId="0400F57C" w14:textId="77777777" w:rsidR="001B3CB7" w:rsidRPr="001B3CB7" w:rsidRDefault="001B3CB7">
      <w:pPr>
        <w:pStyle w:val="ListParagraph"/>
        <w:rPr>
          <w:ins w:id="68" w:author="Nadia" w:date="2022-07-12T15:51:00Z"/>
          <w:rFonts w:ascii="Times New Roman" w:hAnsi="Times New Roman" w:cs="Times New Roman"/>
          <w:sz w:val="24"/>
          <w:szCs w:val="24"/>
          <w:lang w:val="en-US"/>
          <w:rPrChange w:id="69" w:author="Nadia" w:date="2022-07-12T15:51:00Z">
            <w:rPr>
              <w:ins w:id="70" w:author="Nadia" w:date="2022-07-12T15:51:00Z"/>
              <w:lang w:val="en-US"/>
            </w:rPr>
          </w:rPrChange>
        </w:rPr>
        <w:pPrChange w:id="71" w:author="Nadia" w:date="2022-07-12T15:51:00Z">
          <w:pPr>
            <w:pStyle w:val="ListParagraph"/>
            <w:numPr>
              <w:numId w:val="3"/>
            </w:numPr>
            <w:spacing w:after="0" w:line="360" w:lineRule="auto"/>
            <w:ind w:hanging="360"/>
            <w:jc w:val="both"/>
          </w:pPr>
        </w:pPrChange>
      </w:pPr>
    </w:p>
    <w:p w14:paraId="17B22393" w14:textId="335463C5" w:rsidR="00EE2F73" w:rsidRDefault="001B3CB7" w:rsidP="00D909BC">
      <w:pPr>
        <w:pStyle w:val="ListParagraph"/>
        <w:numPr>
          <w:ilvl w:val="0"/>
          <w:numId w:val="3"/>
        </w:numPr>
        <w:spacing w:after="0" w:line="360" w:lineRule="auto"/>
        <w:jc w:val="both"/>
        <w:rPr>
          <w:ins w:id="72" w:author="Nadia" w:date="2022-07-12T16:00:00Z"/>
          <w:rFonts w:ascii="Times New Roman" w:hAnsi="Times New Roman" w:cs="Times New Roman"/>
          <w:sz w:val="24"/>
          <w:szCs w:val="24"/>
          <w:lang w:val="en-US"/>
        </w:rPr>
      </w:pPr>
      <w:ins w:id="73" w:author="Nadia" w:date="2022-07-12T15:51:00Z">
        <w:r>
          <w:rPr>
            <w:rFonts w:ascii="Times New Roman" w:hAnsi="Times New Roman" w:cs="Times New Roman"/>
            <w:sz w:val="24"/>
            <w:szCs w:val="24"/>
            <w:lang w:val="en-US"/>
          </w:rPr>
          <w:lastRenderedPageBreak/>
          <w:t xml:space="preserve">As first blush, the most glaring </w:t>
        </w:r>
      </w:ins>
      <w:ins w:id="74" w:author="Nadia" w:date="2022-07-12T15:52:00Z">
        <w:r>
          <w:rPr>
            <w:rFonts w:ascii="Times New Roman" w:hAnsi="Times New Roman" w:cs="Times New Roman"/>
            <w:sz w:val="24"/>
            <w:szCs w:val="24"/>
            <w:lang w:val="en-US"/>
          </w:rPr>
          <w:t>deficiencies which must be addressed immediately are the H’s comprehensive tax returns for the years 2019, 2020</w:t>
        </w:r>
      </w:ins>
      <w:ins w:id="75" w:author="Nadia" w:date="2022-07-12T15:53:00Z">
        <w:r>
          <w:rPr>
            <w:rFonts w:ascii="Times New Roman" w:hAnsi="Times New Roman" w:cs="Times New Roman"/>
            <w:sz w:val="24"/>
            <w:szCs w:val="24"/>
            <w:lang w:val="en-US"/>
          </w:rPr>
          <w:t>, and 2021 including crypto-asset reporting for the US (IRS) and the UK</w:t>
        </w:r>
      </w:ins>
      <w:ins w:id="76" w:author="Nadia" w:date="2022-07-12T15:54:00Z">
        <w:r>
          <w:rPr>
            <w:rFonts w:ascii="Times New Roman" w:hAnsi="Times New Roman" w:cs="Times New Roman"/>
            <w:sz w:val="24"/>
            <w:szCs w:val="24"/>
            <w:lang w:val="en-US"/>
          </w:rPr>
          <w:t xml:space="preserve"> (HMRC)</w:t>
        </w:r>
      </w:ins>
      <w:ins w:id="77" w:author="Nadia" w:date="2022-07-12T15:53:00Z">
        <w:r>
          <w:rPr>
            <w:rFonts w:ascii="Times New Roman" w:hAnsi="Times New Roman" w:cs="Times New Roman"/>
            <w:sz w:val="24"/>
            <w:szCs w:val="24"/>
            <w:lang w:val="en-US"/>
          </w:rPr>
          <w:t xml:space="preserve"> jurisdicti</w:t>
        </w:r>
      </w:ins>
      <w:ins w:id="78" w:author="Nadia" w:date="2022-07-12T15:54:00Z">
        <w:r>
          <w:rPr>
            <w:rFonts w:ascii="Times New Roman" w:hAnsi="Times New Roman" w:cs="Times New Roman"/>
            <w:sz w:val="24"/>
            <w:szCs w:val="24"/>
            <w:lang w:val="en-US"/>
          </w:rPr>
          <w:t>ons. The H</w:t>
        </w:r>
        <w:r w:rsidR="0092457D">
          <w:rPr>
            <w:rFonts w:ascii="Times New Roman" w:hAnsi="Times New Roman" w:cs="Times New Roman"/>
            <w:sz w:val="24"/>
            <w:szCs w:val="24"/>
            <w:lang w:val="en-US"/>
          </w:rPr>
          <w:t>’s comment on the schedule of deficiencies that ‘H has provided all tax returns required in these pr</w:t>
        </w:r>
      </w:ins>
      <w:ins w:id="79" w:author="Nadia" w:date="2022-07-12T15:55:00Z">
        <w:r w:rsidR="0092457D">
          <w:rPr>
            <w:rFonts w:ascii="Times New Roman" w:hAnsi="Times New Roman" w:cs="Times New Roman"/>
            <w:sz w:val="24"/>
            <w:szCs w:val="24"/>
            <w:lang w:val="en-US"/>
          </w:rPr>
          <w:t xml:space="preserve">oceedings including further returns with updating disclosures’ is not acceptable. W requires and is entitled </w:t>
        </w:r>
      </w:ins>
      <w:ins w:id="80" w:author="Nadia" w:date="2022-07-12T15:56:00Z">
        <w:r w:rsidR="0092457D">
          <w:rPr>
            <w:rFonts w:ascii="Times New Roman" w:hAnsi="Times New Roman" w:cs="Times New Roman"/>
            <w:sz w:val="24"/>
            <w:szCs w:val="24"/>
            <w:lang w:val="en-US"/>
          </w:rPr>
          <w:t xml:space="preserve">to </w:t>
        </w:r>
      </w:ins>
      <w:ins w:id="81" w:author="Nadia" w:date="2022-07-12T15:55:00Z">
        <w:r w:rsidR="0092457D">
          <w:rPr>
            <w:rFonts w:ascii="Times New Roman" w:hAnsi="Times New Roman" w:cs="Times New Roman"/>
            <w:sz w:val="24"/>
            <w:szCs w:val="24"/>
            <w:lang w:val="en-US"/>
          </w:rPr>
          <w:t>full tax returns, not partial</w:t>
        </w:r>
      </w:ins>
      <w:ins w:id="82" w:author="Nadia" w:date="2022-07-12T15:56:00Z">
        <w:r w:rsidR="0092457D">
          <w:rPr>
            <w:rFonts w:ascii="Times New Roman" w:hAnsi="Times New Roman" w:cs="Times New Roman"/>
            <w:sz w:val="24"/>
            <w:szCs w:val="24"/>
            <w:lang w:val="en-US"/>
          </w:rPr>
          <w:t xml:space="preserve"> ones. It is not H who chooses which forms he will send with his IRS </w:t>
        </w:r>
      </w:ins>
      <w:ins w:id="83" w:author="Nadia" w:date="2022-07-12T16:01:00Z">
        <w:r w:rsidR="00EE2F73">
          <w:rPr>
            <w:rFonts w:ascii="Times New Roman" w:hAnsi="Times New Roman" w:cs="Times New Roman"/>
            <w:sz w:val="24"/>
            <w:szCs w:val="24"/>
            <w:lang w:val="en-US"/>
          </w:rPr>
          <w:t>returns;</w:t>
        </w:r>
      </w:ins>
      <w:ins w:id="84" w:author="Nadia" w:date="2022-07-12T15:56:00Z">
        <w:r w:rsidR="0092457D">
          <w:rPr>
            <w:rFonts w:ascii="Times New Roman" w:hAnsi="Times New Roman" w:cs="Times New Roman"/>
            <w:sz w:val="24"/>
            <w:szCs w:val="24"/>
            <w:lang w:val="en-US"/>
          </w:rPr>
          <w:t xml:space="preserve"> his duty is to provide the comprehensive return</w:t>
        </w:r>
      </w:ins>
      <w:ins w:id="85" w:author="Nadia" w:date="2022-07-12T15:57:00Z">
        <w:r w:rsidR="0092457D">
          <w:rPr>
            <w:rFonts w:ascii="Times New Roman" w:hAnsi="Times New Roman" w:cs="Times New Roman"/>
            <w:sz w:val="24"/>
            <w:szCs w:val="24"/>
            <w:lang w:val="en-US"/>
          </w:rPr>
          <w:t xml:space="preserve">s. </w:t>
        </w:r>
      </w:ins>
      <w:ins w:id="86" w:author="Nadia" w:date="2022-07-12T16:00:00Z">
        <w:r w:rsidR="00EE2F73">
          <w:rPr>
            <w:rFonts w:ascii="Times New Roman" w:hAnsi="Times New Roman" w:cs="Times New Roman"/>
            <w:sz w:val="24"/>
            <w:szCs w:val="24"/>
            <w:lang w:val="en-US"/>
          </w:rPr>
          <w:t xml:space="preserve">If H refuses to provide full and comprehensive tax returns (including </w:t>
        </w:r>
      </w:ins>
      <w:ins w:id="87" w:author="Nadia" w:date="2022-07-12T16:01:00Z">
        <w:r w:rsidR="00EE2F73">
          <w:rPr>
            <w:rFonts w:ascii="Times New Roman" w:hAnsi="Times New Roman" w:cs="Times New Roman"/>
            <w:sz w:val="24"/>
            <w:szCs w:val="24"/>
            <w:lang w:val="en-US"/>
          </w:rPr>
          <w:t>crypto assets</w:t>
        </w:r>
      </w:ins>
      <w:ins w:id="88" w:author="Nadia" w:date="2022-07-12T16:00:00Z">
        <w:r w:rsidR="00EE2F73">
          <w:rPr>
            <w:rFonts w:ascii="Times New Roman" w:hAnsi="Times New Roman" w:cs="Times New Roman"/>
            <w:sz w:val="24"/>
            <w:szCs w:val="24"/>
            <w:lang w:val="en-US"/>
          </w:rPr>
          <w:t xml:space="preserve">) for the US and the UK for 2019, 2020, and 2021 please </w:t>
        </w:r>
      </w:ins>
      <w:ins w:id="89" w:author="Nadia" w:date="2022-07-12T16:01:00Z">
        <w:r w:rsidR="00EE2F73">
          <w:rPr>
            <w:rFonts w:ascii="Times New Roman" w:hAnsi="Times New Roman" w:cs="Times New Roman"/>
            <w:sz w:val="24"/>
            <w:szCs w:val="24"/>
            <w:lang w:val="en-US"/>
          </w:rPr>
          <w:t>include in Court Order to obtain directly from the IRS and HMRC.</w:t>
        </w:r>
      </w:ins>
    </w:p>
    <w:p w14:paraId="280B7C5F" w14:textId="77777777" w:rsidR="00EE2F73" w:rsidRPr="00EE2F73" w:rsidRDefault="00EE2F73">
      <w:pPr>
        <w:pStyle w:val="ListParagraph"/>
        <w:rPr>
          <w:ins w:id="90" w:author="Nadia" w:date="2022-07-12T16:00:00Z"/>
          <w:rFonts w:ascii="Times New Roman" w:hAnsi="Times New Roman" w:cs="Times New Roman"/>
          <w:sz w:val="24"/>
          <w:szCs w:val="24"/>
          <w:lang w:val="en-US"/>
          <w:rPrChange w:id="91" w:author="Nadia" w:date="2022-07-12T16:00:00Z">
            <w:rPr>
              <w:ins w:id="92" w:author="Nadia" w:date="2022-07-12T16:00:00Z"/>
              <w:lang w:val="en-US"/>
            </w:rPr>
          </w:rPrChange>
        </w:rPr>
        <w:pPrChange w:id="93" w:author="Nadia" w:date="2022-07-12T16:00:00Z">
          <w:pPr>
            <w:pStyle w:val="ListParagraph"/>
            <w:numPr>
              <w:numId w:val="3"/>
            </w:numPr>
            <w:spacing w:after="0" w:line="360" w:lineRule="auto"/>
            <w:ind w:hanging="360"/>
            <w:jc w:val="both"/>
          </w:pPr>
        </w:pPrChange>
      </w:pPr>
    </w:p>
    <w:p w14:paraId="4B0C4A46" w14:textId="29B61F30" w:rsidR="0092457D" w:rsidRDefault="0092457D" w:rsidP="00D909BC">
      <w:pPr>
        <w:pStyle w:val="ListParagraph"/>
        <w:numPr>
          <w:ilvl w:val="0"/>
          <w:numId w:val="3"/>
        </w:numPr>
        <w:spacing w:after="0" w:line="360" w:lineRule="auto"/>
        <w:jc w:val="both"/>
        <w:rPr>
          <w:ins w:id="94" w:author="Nadia" w:date="2022-07-12T15:56:00Z"/>
          <w:rFonts w:ascii="Times New Roman" w:hAnsi="Times New Roman" w:cs="Times New Roman"/>
          <w:sz w:val="24"/>
          <w:szCs w:val="24"/>
          <w:lang w:val="en-US"/>
        </w:rPr>
      </w:pPr>
      <w:ins w:id="95" w:author="Nadia" w:date="2022-07-12T15:57:00Z">
        <w:r>
          <w:rPr>
            <w:rFonts w:ascii="Times New Roman" w:hAnsi="Times New Roman" w:cs="Times New Roman"/>
            <w:sz w:val="24"/>
            <w:szCs w:val="24"/>
            <w:lang w:val="en-US"/>
          </w:rPr>
          <w:t>W has also asked why H commits perjury i</w:t>
        </w:r>
      </w:ins>
      <w:ins w:id="96" w:author="Nadia" w:date="2022-07-12T15:58:00Z">
        <w:r>
          <w:rPr>
            <w:rFonts w:ascii="Times New Roman" w:hAnsi="Times New Roman" w:cs="Times New Roman"/>
            <w:sz w:val="24"/>
            <w:szCs w:val="24"/>
            <w:lang w:val="en-US"/>
          </w:rPr>
          <w:t>n all</w:t>
        </w:r>
      </w:ins>
      <w:ins w:id="97" w:author="Nadia" w:date="2022-07-12T15:57:00Z">
        <w:r>
          <w:rPr>
            <w:rFonts w:ascii="Times New Roman" w:hAnsi="Times New Roman" w:cs="Times New Roman"/>
            <w:sz w:val="24"/>
            <w:szCs w:val="24"/>
            <w:lang w:val="en-US"/>
          </w:rPr>
          <w:t xml:space="preserve"> his IRS returns</w:t>
        </w:r>
      </w:ins>
      <w:ins w:id="98" w:author="Nadia" w:date="2022-07-12T15:58:00Z">
        <w:r>
          <w:rPr>
            <w:rFonts w:ascii="Times New Roman" w:hAnsi="Times New Roman" w:cs="Times New Roman"/>
            <w:sz w:val="24"/>
            <w:szCs w:val="24"/>
            <w:lang w:val="en-US"/>
          </w:rPr>
          <w:t xml:space="preserve"> from 2004 through 2018</w:t>
        </w:r>
      </w:ins>
      <w:ins w:id="99" w:author="Nadia" w:date="2022-07-12T15:57:00Z">
        <w:r>
          <w:rPr>
            <w:rFonts w:ascii="Times New Roman" w:hAnsi="Times New Roman" w:cs="Times New Roman"/>
            <w:sz w:val="24"/>
            <w:szCs w:val="24"/>
            <w:lang w:val="en-US"/>
          </w:rPr>
          <w:t>.</w:t>
        </w:r>
      </w:ins>
      <w:ins w:id="100" w:author="Nadia" w:date="2022-07-12T15:58:00Z">
        <w:r>
          <w:rPr>
            <w:rFonts w:ascii="Times New Roman" w:hAnsi="Times New Roman" w:cs="Times New Roman"/>
            <w:sz w:val="24"/>
            <w:szCs w:val="24"/>
            <w:lang w:val="en-US"/>
          </w:rPr>
          <w:t xml:space="preserve"> H did not provide full returns for 2019, 2020, and 2021.</w:t>
        </w:r>
      </w:ins>
      <w:ins w:id="101" w:author="Nadia" w:date="2022-07-12T15:57:00Z">
        <w:r>
          <w:rPr>
            <w:rFonts w:ascii="Times New Roman" w:hAnsi="Times New Roman" w:cs="Times New Roman"/>
            <w:sz w:val="24"/>
            <w:szCs w:val="24"/>
            <w:lang w:val="en-US"/>
          </w:rPr>
          <w:t xml:space="preserve"> He denies having </w:t>
        </w:r>
      </w:ins>
      <w:ins w:id="102" w:author="Nadia" w:date="2022-07-12T15:59:00Z">
        <w:r>
          <w:rPr>
            <w:rFonts w:ascii="Times New Roman" w:hAnsi="Times New Roman" w:cs="Times New Roman"/>
            <w:sz w:val="24"/>
            <w:szCs w:val="24"/>
            <w:lang w:val="en-US"/>
          </w:rPr>
          <w:t xml:space="preserve">been </w:t>
        </w:r>
      </w:ins>
      <w:ins w:id="103" w:author="Nadia" w:date="2022-07-12T15:57:00Z">
        <w:r>
          <w:rPr>
            <w:rFonts w:ascii="Times New Roman" w:hAnsi="Times New Roman" w:cs="Times New Roman"/>
            <w:sz w:val="24"/>
            <w:szCs w:val="24"/>
            <w:lang w:val="en-US"/>
          </w:rPr>
          <w:t xml:space="preserve">a Green Card </w:t>
        </w:r>
      </w:ins>
      <w:ins w:id="104" w:author="Nadia" w:date="2022-07-12T15:59:00Z">
        <w:r>
          <w:rPr>
            <w:rFonts w:ascii="Times New Roman" w:hAnsi="Times New Roman" w:cs="Times New Roman"/>
            <w:sz w:val="24"/>
            <w:szCs w:val="24"/>
            <w:lang w:val="en-US"/>
          </w:rPr>
          <w:t xml:space="preserve">holder </w:t>
        </w:r>
      </w:ins>
      <w:ins w:id="105" w:author="Nadia" w:date="2022-07-12T15:57:00Z">
        <w:r>
          <w:rPr>
            <w:rFonts w:ascii="Times New Roman" w:hAnsi="Times New Roman" w:cs="Times New Roman"/>
            <w:sz w:val="24"/>
            <w:szCs w:val="24"/>
            <w:lang w:val="en-US"/>
          </w:rPr>
          <w:t>and he denies having been a US resident</w:t>
        </w:r>
      </w:ins>
      <w:ins w:id="106" w:author="Nadia" w:date="2022-07-12T15:58:00Z">
        <w:r>
          <w:rPr>
            <w:rFonts w:ascii="Times New Roman" w:hAnsi="Times New Roman" w:cs="Times New Roman"/>
            <w:sz w:val="24"/>
            <w:szCs w:val="24"/>
            <w:lang w:val="en-US"/>
          </w:rPr>
          <w:t>. Both</w:t>
        </w:r>
      </w:ins>
      <w:ins w:id="107" w:author="Nadia" w:date="2022-07-12T15:59:00Z">
        <w:r>
          <w:rPr>
            <w:rFonts w:ascii="Times New Roman" w:hAnsi="Times New Roman" w:cs="Times New Roman"/>
            <w:sz w:val="24"/>
            <w:szCs w:val="24"/>
            <w:lang w:val="en-US"/>
          </w:rPr>
          <w:t xml:space="preserve"> are serious misrepresentations and W has asked several times why the </w:t>
        </w:r>
      </w:ins>
      <w:ins w:id="108" w:author="Nadia" w:date="2022-07-12T16:01:00Z">
        <w:r w:rsidR="00EE2F73">
          <w:rPr>
            <w:rFonts w:ascii="Times New Roman" w:hAnsi="Times New Roman" w:cs="Times New Roman"/>
            <w:sz w:val="24"/>
            <w:szCs w:val="24"/>
            <w:lang w:val="en-US"/>
          </w:rPr>
          <w:t>perjury,</w:t>
        </w:r>
      </w:ins>
      <w:ins w:id="109" w:author="Nadia" w:date="2022-07-12T15:59:00Z">
        <w:r>
          <w:rPr>
            <w:rFonts w:ascii="Times New Roman" w:hAnsi="Times New Roman" w:cs="Times New Roman"/>
            <w:sz w:val="24"/>
            <w:szCs w:val="24"/>
            <w:lang w:val="en-US"/>
          </w:rPr>
          <w:t xml:space="preserve"> but H has yet to provide an answer. </w:t>
        </w:r>
      </w:ins>
      <w:ins w:id="110" w:author="Nadia" w:date="2022-07-12T15:58:00Z">
        <w:r>
          <w:rPr>
            <w:rFonts w:ascii="Times New Roman" w:hAnsi="Times New Roman" w:cs="Times New Roman"/>
            <w:sz w:val="24"/>
            <w:szCs w:val="24"/>
            <w:lang w:val="en-US"/>
          </w:rPr>
          <w:t xml:space="preserve"> </w:t>
        </w:r>
      </w:ins>
    </w:p>
    <w:p w14:paraId="318A3BE4" w14:textId="77777777" w:rsidR="0092457D" w:rsidRPr="0092457D" w:rsidRDefault="0092457D">
      <w:pPr>
        <w:pStyle w:val="ListParagraph"/>
        <w:rPr>
          <w:ins w:id="111" w:author="Nadia" w:date="2022-07-12T15:56:00Z"/>
          <w:rFonts w:ascii="Times New Roman" w:hAnsi="Times New Roman" w:cs="Times New Roman"/>
          <w:sz w:val="24"/>
          <w:szCs w:val="24"/>
          <w:lang w:val="en-US"/>
          <w:rPrChange w:id="112" w:author="Nadia" w:date="2022-07-12T15:56:00Z">
            <w:rPr>
              <w:ins w:id="113" w:author="Nadia" w:date="2022-07-12T15:56:00Z"/>
              <w:lang w:val="en-US"/>
            </w:rPr>
          </w:rPrChange>
        </w:rPr>
        <w:pPrChange w:id="114" w:author="Nadia" w:date="2022-07-12T15:56:00Z">
          <w:pPr>
            <w:pStyle w:val="ListParagraph"/>
            <w:numPr>
              <w:numId w:val="3"/>
            </w:numPr>
            <w:spacing w:after="0" w:line="360" w:lineRule="auto"/>
            <w:ind w:hanging="360"/>
            <w:jc w:val="both"/>
          </w:pPr>
        </w:pPrChange>
      </w:pPr>
    </w:p>
    <w:p w14:paraId="30032721" w14:textId="09ACF3A9" w:rsidR="001B3CB7" w:rsidRPr="00D909BC" w:rsidRDefault="0092457D" w:rsidP="00D909BC">
      <w:pPr>
        <w:pStyle w:val="ListParagraph"/>
        <w:numPr>
          <w:ilvl w:val="0"/>
          <w:numId w:val="3"/>
        </w:numPr>
        <w:spacing w:after="0" w:line="360" w:lineRule="auto"/>
        <w:jc w:val="both"/>
        <w:rPr>
          <w:rFonts w:ascii="Times New Roman" w:hAnsi="Times New Roman" w:cs="Times New Roman"/>
          <w:sz w:val="24"/>
          <w:szCs w:val="24"/>
          <w:lang w:val="en-US"/>
        </w:rPr>
      </w:pPr>
      <w:ins w:id="115" w:author="Nadia" w:date="2022-07-12T15:55:00Z">
        <w:r>
          <w:rPr>
            <w:rFonts w:ascii="Times New Roman" w:hAnsi="Times New Roman" w:cs="Times New Roman"/>
            <w:sz w:val="24"/>
            <w:szCs w:val="24"/>
            <w:lang w:val="en-US"/>
          </w:rPr>
          <w:t xml:space="preserve"> </w:t>
        </w:r>
      </w:ins>
    </w:p>
    <w:p w14:paraId="33EC5CCC" w14:textId="77777777" w:rsidR="00D20F3F" w:rsidRDefault="00D20F3F" w:rsidP="00ED0A8C">
      <w:pPr>
        <w:spacing w:after="0" w:line="360" w:lineRule="auto"/>
        <w:jc w:val="both"/>
        <w:rPr>
          <w:rFonts w:ascii="Times New Roman" w:hAnsi="Times New Roman" w:cs="Times New Roman"/>
          <w:sz w:val="24"/>
          <w:szCs w:val="24"/>
          <w:lang w:val="en-US"/>
        </w:rPr>
      </w:pPr>
    </w:p>
    <w:p w14:paraId="1B652DCD" w14:textId="48C11FC3" w:rsidR="00230F39" w:rsidRPr="00D909BC" w:rsidRDefault="00000000" w:rsidP="00D909BC">
      <w:pPr>
        <w:spacing w:after="0" w:line="360" w:lineRule="auto"/>
        <w:ind w:firstLine="720"/>
        <w:jc w:val="both"/>
        <w:rPr>
          <w:rFonts w:ascii="Times New Roman" w:hAnsi="Times New Roman" w:cs="Times New Roman"/>
          <w:sz w:val="24"/>
          <w:szCs w:val="24"/>
          <w:u w:val="single"/>
          <w:lang w:val="en-US"/>
        </w:rPr>
      </w:pPr>
      <w:r w:rsidRPr="00D909BC">
        <w:rPr>
          <w:rFonts w:ascii="Times New Roman" w:hAnsi="Times New Roman" w:cs="Times New Roman"/>
          <w:sz w:val="24"/>
          <w:szCs w:val="24"/>
          <w:u w:val="single"/>
          <w:lang w:val="en-US"/>
        </w:rPr>
        <w:t>Listing before a High Court Judge</w:t>
      </w:r>
      <w:r>
        <w:rPr>
          <w:rStyle w:val="FootnoteReference"/>
          <w:rFonts w:ascii="Times New Roman" w:hAnsi="Times New Roman" w:cs="Times New Roman"/>
          <w:sz w:val="24"/>
          <w:szCs w:val="24"/>
          <w:u w:val="single"/>
          <w:lang w:val="en-US"/>
        </w:rPr>
        <w:footnoteReference w:id="4"/>
      </w:r>
    </w:p>
    <w:p w14:paraId="65B5D594" w14:textId="404F29D4" w:rsidR="002E050C" w:rsidRDefault="00000000" w:rsidP="00D909BC">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Wife made this application on the </w:t>
      </w:r>
      <w:r w:rsidR="00460824">
        <w:rPr>
          <w:rFonts w:ascii="Times New Roman" w:hAnsi="Times New Roman" w:cs="Times New Roman"/>
          <w:sz w:val="24"/>
          <w:szCs w:val="24"/>
          <w:lang w:val="en-US"/>
        </w:rPr>
        <w:t>18</w:t>
      </w:r>
      <w:r w:rsidR="00460824" w:rsidRPr="00460824">
        <w:rPr>
          <w:rFonts w:ascii="Times New Roman" w:hAnsi="Times New Roman" w:cs="Times New Roman"/>
          <w:sz w:val="24"/>
          <w:szCs w:val="24"/>
          <w:vertAlign w:val="superscript"/>
          <w:lang w:val="en-US"/>
        </w:rPr>
        <w:t>th</w:t>
      </w:r>
      <w:r w:rsidR="00460824">
        <w:rPr>
          <w:rFonts w:ascii="Times New Roman" w:hAnsi="Times New Roman" w:cs="Times New Roman"/>
          <w:sz w:val="24"/>
          <w:szCs w:val="24"/>
          <w:lang w:val="en-US"/>
        </w:rPr>
        <w:t xml:space="preserve"> February 2022.</w:t>
      </w:r>
      <w:r w:rsidR="00DE2CE9">
        <w:rPr>
          <w:rFonts w:ascii="Times New Roman" w:hAnsi="Times New Roman" w:cs="Times New Roman"/>
          <w:sz w:val="24"/>
          <w:szCs w:val="24"/>
          <w:lang w:val="en-US"/>
        </w:rPr>
        <w:t xml:space="preserve">  </w:t>
      </w:r>
      <w:r w:rsidR="009036C1">
        <w:rPr>
          <w:rFonts w:ascii="Times New Roman" w:hAnsi="Times New Roman" w:cs="Times New Roman"/>
          <w:sz w:val="24"/>
          <w:szCs w:val="24"/>
          <w:lang w:val="en-US"/>
        </w:rPr>
        <w:t>Nothing that has happened sic ne has weakened the force of the application. Nobody involved in this case could truthfully say other than this is  a</w:t>
      </w:r>
      <w:r w:rsidR="00B12609">
        <w:rPr>
          <w:rFonts w:ascii="Times New Roman" w:hAnsi="Times New Roman" w:cs="Times New Roman"/>
          <w:sz w:val="24"/>
          <w:szCs w:val="24"/>
          <w:lang w:val="en-US"/>
        </w:rPr>
        <w:t xml:space="preserve"> </w:t>
      </w:r>
      <w:r w:rsidR="009036C1">
        <w:rPr>
          <w:rFonts w:ascii="Times New Roman" w:hAnsi="Times New Roman" w:cs="Times New Roman"/>
          <w:sz w:val="24"/>
          <w:szCs w:val="24"/>
          <w:lang w:val="en-US"/>
        </w:rPr>
        <w:t xml:space="preserve">piece of litigation of rare complexity (and not just because of the </w:t>
      </w:r>
      <w:r w:rsidR="00EF0525">
        <w:rPr>
          <w:rFonts w:ascii="Times New Roman" w:hAnsi="Times New Roman" w:cs="Times New Roman"/>
          <w:sz w:val="24"/>
          <w:szCs w:val="24"/>
          <w:lang w:val="en-US"/>
        </w:rPr>
        <w:t xml:space="preserve">indecipherability of the crypto space to anyone other than the Husband, </w:t>
      </w:r>
      <w:r>
        <w:rPr>
          <w:rFonts w:ascii="Times New Roman" w:hAnsi="Times New Roman" w:cs="Times New Roman"/>
          <w:sz w:val="24"/>
          <w:szCs w:val="24"/>
          <w:lang w:val="en-US"/>
        </w:rPr>
        <w:t xml:space="preserve">and </w:t>
      </w:r>
      <w:r w:rsidR="00EF0525">
        <w:rPr>
          <w:rFonts w:ascii="Times New Roman" w:hAnsi="Times New Roman" w:cs="Times New Roman"/>
          <w:sz w:val="24"/>
          <w:szCs w:val="24"/>
          <w:lang w:val="en-US"/>
        </w:rPr>
        <w:t>the expert</w:t>
      </w:r>
      <w:r>
        <w:rPr>
          <w:rFonts w:ascii="Times New Roman" w:hAnsi="Times New Roman" w:cs="Times New Roman"/>
          <w:sz w:val="24"/>
          <w:szCs w:val="24"/>
          <w:lang w:val="en-US"/>
        </w:rPr>
        <w:t>).</w:t>
      </w:r>
    </w:p>
    <w:p w14:paraId="1CEFD220" w14:textId="1D83D602" w:rsidR="009036C1" w:rsidRDefault="00000000" w:rsidP="002E050C">
      <w:pPr>
        <w:pStyle w:val="ListParagraph"/>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B5D7E32" w14:textId="1555F049" w:rsidR="00DC6A02" w:rsidRDefault="00000000" w:rsidP="00D909BC">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criteria for allocation within </w:t>
      </w:r>
      <w:r w:rsidR="003F1210">
        <w:rPr>
          <w:rFonts w:ascii="Times New Roman" w:hAnsi="Times New Roman" w:cs="Times New Roman"/>
          <w:sz w:val="24"/>
          <w:szCs w:val="24"/>
          <w:lang w:val="en-US"/>
        </w:rPr>
        <w:t>the</w:t>
      </w:r>
      <w:r>
        <w:rPr>
          <w:rFonts w:ascii="Times New Roman" w:hAnsi="Times New Roman" w:cs="Times New Roman"/>
          <w:sz w:val="24"/>
          <w:szCs w:val="24"/>
          <w:lang w:val="en-US"/>
        </w:rPr>
        <w:t xml:space="preserve"> </w:t>
      </w:r>
      <w:r w:rsidR="003F1210">
        <w:rPr>
          <w:rFonts w:ascii="Times New Roman" w:hAnsi="Times New Roman" w:cs="Times New Roman"/>
          <w:sz w:val="24"/>
          <w:szCs w:val="24"/>
          <w:lang w:val="en-US"/>
        </w:rPr>
        <w:t>Family</w:t>
      </w:r>
      <w:r>
        <w:rPr>
          <w:rFonts w:ascii="Times New Roman" w:hAnsi="Times New Roman" w:cs="Times New Roman"/>
          <w:sz w:val="24"/>
          <w:szCs w:val="24"/>
          <w:lang w:val="en-US"/>
        </w:rPr>
        <w:t xml:space="preserve"> </w:t>
      </w:r>
      <w:r w:rsidR="003F1210">
        <w:rPr>
          <w:rFonts w:ascii="Times New Roman" w:hAnsi="Times New Roman" w:cs="Times New Roman"/>
          <w:sz w:val="24"/>
          <w:szCs w:val="24"/>
          <w:lang w:val="en-US"/>
        </w:rPr>
        <w:t>Court</w:t>
      </w:r>
      <w:r>
        <w:rPr>
          <w:rFonts w:ascii="Times New Roman" w:hAnsi="Times New Roman" w:cs="Times New Roman"/>
          <w:sz w:val="24"/>
          <w:szCs w:val="24"/>
          <w:lang w:val="en-US"/>
        </w:rPr>
        <w:t xml:space="preserve"> </w:t>
      </w:r>
      <w:r w:rsidR="003F1210">
        <w:rPr>
          <w:rFonts w:ascii="Times New Roman" w:hAnsi="Times New Roman" w:cs="Times New Roman"/>
          <w:sz w:val="24"/>
          <w:szCs w:val="24"/>
          <w:lang w:val="en-US"/>
        </w:rPr>
        <w:t xml:space="preserve">to a Judge of High Court level </w:t>
      </w:r>
      <w:r>
        <w:rPr>
          <w:rFonts w:ascii="Times New Roman" w:hAnsi="Times New Roman" w:cs="Times New Roman"/>
          <w:sz w:val="24"/>
          <w:szCs w:val="24"/>
          <w:lang w:val="en-US"/>
        </w:rPr>
        <w:t>a</w:t>
      </w:r>
      <w:r w:rsidR="003F1210">
        <w:rPr>
          <w:rFonts w:ascii="Times New Roman" w:hAnsi="Times New Roman" w:cs="Times New Roman"/>
          <w:sz w:val="24"/>
          <w:szCs w:val="24"/>
          <w:lang w:val="en-US"/>
        </w:rPr>
        <w:t>r</w:t>
      </w:r>
      <w:r>
        <w:rPr>
          <w:rFonts w:ascii="Times New Roman" w:hAnsi="Times New Roman" w:cs="Times New Roman"/>
          <w:sz w:val="24"/>
          <w:szCs w:val="24"/>
          <w:lang w:val="en-US"/>
        </w:rPr>
        <w:t xml:space="preserve">e set out </w:t>
      </w:r>
      <w:r w:rsidR="003F1210">
        <w:rPr>
          <w:rFonts w:ascii="Times New Roman" w:hAnsi="Times New Roman" w:cs="Times New Roman"/>
          <w:sz w:val="24"/>
          <w:szCs w:val="24"/>
          <w:lang w:val="en-US"/>
        </w:rPr>
        <w:t>in the</w:t>
      </w:r>
      <w:r w:rsidR="00FD3ED0">
        <w:rPr>
          <w:rFonts w:ascii="Times New Roman" w:hAnsi="Times New Roman" w:cs="Times New Roman"/>
          <w:sz w:val="24"/>
          <w:szCs w:val="24"/>
          <w:lang w:val="en-US"/>
        </w:rPr>
        <w:t xml:space="preserve"> Statement of Mr. Justice Mostyn of the </w:t>
      </w:r>
      <w:r w:rsidR="005C4F96">
        <w:rPr>
          <w:rFonts w:ascii="Times New Roman" w:hAnsi="Times New Roman" w:cs="Times New Roman"/>
          <w:sz w:val="24"/>
          <w:szCs w:val="24"/>
          <w:lang w:val="en-US"/>
        </w:rPr>
        <w:t>1</w:t>
      </w:r>
      <w:r w:rsidR="005C4F96" w:rsidRPr="005C4F96">
        <w:rPr>
          <w:rFonts w:ascii="Times New Roman" w:hAnsi="Times New Roman" w:cs="Times New Roman"/>
          <w:sz w:val="24"/>
          <w:szCs w:val="24"/>
          <w:vertAlign w:val="superscript"/>
          <w:lang w:val="en-US"/>
        </w:rPr>
        <w:t>st</w:t>
      </w:r>
      <w:r w:rsidR="005C4F96">
        <w:rPr>
          <w:rFonts w:ascii="Times New Roman" w:hAnsi="Times New Roman" w:cs="Times New Roman"/>
          <w:sz w:val="24"/>
          <w:szCs w:val="24"/>
          <w:lang w:val="en-US"/>
        </w:rPr>
        <w:t xml:space="preserve"> February 2016</w:t>
      </w:r>
    </w:p>
    <w:p w14:paraId="51CB08A9" w14:textId="77777777" w:rsidR="00460824" w:rsidRPr="00D909BC" w:rsidRDefault="00460824" w:rsidP="00460824">
      <w:pPr>
        <w:pStyle w:val="ListParagraph"/>
        <w:spacing w:after="0" w:line="360" w:lineRule="auto"/>
        <w:jc w:val="both"/>
        <w:rPr>
          <w:rFonts w:ascii="Times New Roman" w:hAnsi="Times New Roman" w:cs="Times New Roman"/>
          <w:sz w:val="24"/>
          <w:szCs w:val="24"/>
          <w:lang w:val="en-US"/>
        </w:rPr>
      </w:pPr>
    </w:p>
    <w:tbl>
      <w:tblPr>
        <w:tblStyle w:val="TableGrid"/>
        <w:tblW w:w="0" w:type="auto"/>
        <w:tblInd w:w="704" w:type="dxa"/>
        <w:tblLook w:val="04A0" w:firstRow="1" w:lastRow="0" w:firstColumn="1" w:lastColumn="0" w:noHBand="0" w:noVBand="1"/>
      </w:tblPr>
      <w:tblGrid>
        <w:gridCol w:w="3804"/>
        <w:gridCol w:w="4508"/>
      </w:tblGrid>
      <w:tr w:rsidR="000F31D8" w14:paraId="00E4C29F" w14:textId="77777777" w:rsidTr="00460824">
        <w:tc>
          <w:tcPr>
            <w:tcW w:w="3804" w:type="dxa"/>
          </w:tcPr>
          <w:p w14:paraId="7456D49D" w14:textId="02ABBAA2" w:rsidR="00524ED6" w:rsidRPr="00174973" w:rsidRDefault="00000000" w:rsidP="00DC6A02">
            <w:pPr>
              <w:spacing w:line="360" w:lineRule="auto"/>
              <w:jc w:val="both"/>
              <w:rPr>
                <w:rFonts w:ascii="Times New Roman" w:hAnsi="Times New Roman" w:cs="Times New Roman"/>
                <w:b/>
                <w:bCs/>
                <w:sz w:val="24"/>
                <w:szCs w:val="24"/>
                <w:lang w:val="en-US"/>
              </w:rPr>
            </w:pPr>
            <w:r w:rsidRPr="00174973">
              <w:rPr>
                <w:rFonts w:ascii="Times New Roman" w:hAnsi="Times New Roman" w:cs="Times New Roman"/>
                <w:b/>
                <w:bCs/>
                <w:sz w:val="24"/>
                <w:szCs w:val="24"/>
                <w:lang w:val="en-US"/>
              </w:rPr>
              <w:t>Issue</w:t>
            </w:r>
          </w:p>
        </w:tc>
        <w:tc>
          <w:tcPr>
            <w:tcW w:w="4508" w:type="dxa"/>
          </w:tcPr>
          <w:p w14:paraId="4227834C" w14:textId="4FB01260" w:rsidR="00524ED6" w:rsidRPr="00174973" w:rsidRDefault="00000000" w:rsidP="00DC6A02">
            <w:pPr>
              <w:spacing w:line="360" w:lineRule="auto"/>
              <w:jc w:val="both"/>
              <w:rPr>
                <w:rFonts w:ascii="Times New Roman" w:hAnsi="Times New Roman" w:cs="Times New Roman"/>
                <w:b/>
                <w:bCs/>
                <w:sz w:val="24"/>
                <w:szCs w:val="24"/>
                <w:lang w:val="en-US"/>
              </w:rPr>
            </w:pPr>
            <w:r w:rsidRPr="00174973">
              <w:rPr>
                <w:rFonts w:ascii="Times New Roman" w:hAnsi="Times New Roman" w:cs="Times New Roman"/>
                <w:b/>
                <w:bCs/>
                <w:sz w:val="24"/>
                <w:szCs w:val="24"/>
                <w:lang w:val="en-US"/>
              </w:rPr>
              <w:t>Relevance to this case</w:t>
            </w:r>
          </w:p>
        </w:tc>
      </w:tr>
      <w:tr w:rsidR="000F31D8" w14:paraId="0E75B50E" w14:textId="77777777" w:rsidTr="00460824">
        <w:tc>
          <w:tcPr>
            <w:tcW w:w="3804" w:type="dxa"/>
          </w:tcPr>
          <w:p w14:paraId="630AF03A" w14:textId="4C41E987" w:rsidR="00524ED6" w:rsidRPr="00460824" w:rsidRDefault="00000000" w:rsidP="005C4F96">
            <w:pPr>
              <w:spacing w:line="360" w:lineRule="auto"/>
              <w:ind w:right="180"/>
              <w:jc w:val="both"/>
              <w:textAlignment w:val="baseline"/>
              <w:rPr>
                <w:rFonts w:ascii="Times New Roman" w:eastAsia="Times New Roman" w:hAnsi="Times New Roman" w:cs="Times New Roman"/>
                <w:b/>
                <w:bCs/>
                <w:color w:val="000000"/>
                <w:lang w:eastAsia="en-GB"/>
              </w:rPr>
            </w:pPr>
            <w:r w:rsidRPr="00524ED6">
              <w:rPr>
                <w:rFonts w:ascii="Times New Roman" w:eastAsia="Times New Roman" w:hAnsi="Times New Roman" w:cs="Times New Roman"/>
                <w:b/>
                <w:bCs/>
                <w:color w:val="000000"/>
                <w:lang w:eastAsia="en-GB"/>
              </w:rPr>
              <w:lastRenderedPageBreak/>
              <w:t>The overall net assets exceed £15m; and/or</w:t>
            </w:r>
            <w:r w:rsidRPr="00460824">
              <w:rPr>
                <w:rFonts w:ascii="Times New Roman" w:eastAsia="Times New Roman" w:hAnsi="Times New Roman" w:cs="Times New Roman"/>
                <w:b/>
                <w:bCs/>
                <w:color w:val="000000"/>
                <w:lang w:eastAsia="en-GB"/>
              </w:rPr>
              <w:t xml:space="preserve"> t</w:t>
            </w:r>
            <w:r w:rsidRPr="00524ED6">
              <w:rPr>
                <w:rFonts w:ascii="Times New Roman" w:eastAsia="Times New Roman" w:hAnsi="Times New Roman" w:cs="Times New Roman"/>
                <w:b/>
                <w:bCs/>
                <w:color w:val="000000"/>
                <w:lang w:eastAsia="en-GB"/>
              </w:rPr>
              <w:t>he overall net earned annual income exceeds £1m.</w:t>
            </w:r>
          </w:p>
        </w:tc>
        <w:tc>
          <w:tcPr>
            <w:tcW w:w="4508" w:type="dxa"/>
          </w:tcPr>
          <w:p w14:paraId="35AED031" w14:textId="6BB803EF" w:rsidR="00524ED6" w:rsidRPr="00460824" w:rsidRDefault="00000000" w:rsidP="005C4F96">
            <w:pPr>
              <w:spacing w:line="360" w:lineRule="auto"/>
              <w:jc w:val="both"/>
              <w:rPr>
                <w:rFonts w:ascii="Times New Roman" w:hAnsi="Times New Roman" w:cs="Times New Roman"/>
                <w:lang w:val="en-US"/>
              </w:rPr>
            </w:pPr>
            <w:r w:rsidRPr="00460824">
              <w:rPr>
                <w:rFonts w:ascii="Times New Roman" w:hAnsi="Times New Roman" w:cs="Times New Roman"/>
                <w:lang w:val="en-US"/>
              </w:rPr>
              <w:t xml:space="preserve">Yes. </w:t>
            </w:r>
            <w:r w:rsidR="00C06D15" w:rsidRPr="00460824">
              <w:rPr>
                <w:rFonts w:ascii="Times New Roman" w:hAnsi="Times New Roman" w:cs="Times New Roman"/>
                <w:lang w:val="en-US"/>
              </w:rPr>
              <w:t>The assets exceed</w:t>
            </w:r>
            <w:r w:rsidR="0058103D" w:rsidRPr="00460824">
              <w:rPr>
                <w:rFonts w:ascii="Times New Roman" w:hAnsi="Times New Roman" w:cs="Times New Roman"/>
                <w:lang w:val="en-US"/>
              </w:rPr>
              <w:t>ed</w:t>
            </w:r>
            <w:r w:rsidR="00C06D15" w:rsidRPr="00460824">
              <w:rPr>
                <w:rFonts w:ascii="Times New Roman" w:hAnsi="Times New Roman" w:cs="Times New Roman"/>
                <w:lang w:val="en-US"/>
              </w:rPr>
              <w:t xml:space="preserve"> £15 million</w:t>
            </w:r>
            <w:r w:rsidR="00174973" w:rsidRPr="00460824">
              <w:rPr>
                <w:rFonts w:ascii="Times New Roman" w:hAnsi="Times New Roman" w:cs="Times New Roman"/>
                <w:lang w:val="en-US"/>
              </w:rPr>
              <w:t xml:space="preserve"> </w:t>
            </w:r>
            <w:r w:rsidR="0058103D" w:rsidRPr="00460824">
              <w:rPr>
                <w:rFonts w:ascii="Times New Roman" w:hAnsi="Times New Roman" w:cs="Times New Roman"/>
                <w:lang w:val="en-US"/>
              </w:rPr>
              <w:t>on the disclosed</w:t>
            </w:r>
            <w:r w:rsidR="005D0ADA">
              <w:rPr>
                <w:rFonts w:ascii="Times New Roman" w:hAnsi="Times New Roman" w:cs="Times New Roman"/>
                <w:lang w:val="en-US"/>
              </w:rPr>
              <w:t xml:space="preserve"> Form E</w:t>
            </w:r>
            <w:r w:rsidR="0058103D" w:rsidRPr="00460824">
              <w:rPr>
                <w:rFonts w:ascii="Times New Roman" w:hAnsi="Times New Roman" w:cs="Times New Roman"/>
                <w:lang w:val="en-US"/>
              </w:rPr>
              <w:t xml:space="preserve"> </w:t>
            </w:r>
            <w:r w:rsidR="009B618A" w:rsidRPr="00460824">
              <w:rPr>
                <w:rFonts w:ascii="Times New Roman" w:hAnsi="Times New Roman" w:cs="Times New Roman"/>
                <w:lang w:val="en-US"/>
              </w:rPr>
              <w:t>assets</w:t>
            </w:r>
            <w:r w:rsidR="0058103D" w:rsidRPr="00460824">
              <w:rPr>
                <w:rFonts w:ascii="Times New Roman" w:hAnsi="Times New Roman" w:cs="Times New Roman"/>
                <w:lang w:val="en-US"/>
              </w:rPr>
              <w:t xml:space="preserve"> </w:t>
            </w:r>
            <w:r w:rsidR="009B618A" w:rsidRPr="00460824">
              <w:rPr>
                <w:rFonts w:ascii="Times New Roman" w:hAnsi="Times New Roman" w:cs="Times New Roman"/>
                <w:lang w:val="en-US"/>
              </w:rPr>
              <w:t xml:space="preserve">– </w:t>
            </w:r>
            <w:r w:rsidR="00AF216B" w:rsidRPr="00460824">
              <w:rPr>
                <w:rFonts w:ascii="Times New Roman" w:hAnsi="Times New Roman" w:cs="Times New Roman"/>
                <w:lang w:val="en-US"/>
              </w:rPr>
              <w:t>subsequently asset</w:t>
            </w:r>
            <w:r w:rsidR="0058103D" w:rsidRPr="00460824">
              <w:rPr>
                <w:rFonts w:ascii="Times New Roman" w:hAnsi="Times New Roman" w:cs="Times New Roman"/>
                <w:lang w:val="en-US"/>
              </w:rPr>
              <w:t xml:space="preserve"> </w:t>
            </w:r>
            <w:r w:rsidR="009B618A" w:rsidRPr="00460824">
              <w:rPr>
                <w:rFonts w:ascii="Times New Roman" w:hAnsi="Times New Roman" w:cs="Times New Roman"/>
                <w:lang w:val="en-US"/>
              </w:rPr>
              <w:t>fluctuation</w:t>
            </w:r>
            <w:r w:rsidR="0058103D" w:rsidRPr="00460824">
              <w:rPr>
                <w:rFonts w:ascii="Times New Roman" w:hAnsi="Times New Roman" w:cs="Times New Roman"/>
                <w:lang w:val="en-US"/>
              </w:rPr>
              <w:t xml:space="preserve"> ha</w:t>
            </w:r>
            <w:r w:rsidR="009B618A" w:rsidRPr="00460824">
              <w:rPr>
                <w:rFonts w:ascii="Times New Roman" w:hAnsi="Times New Roman" w:cs="Times New Roman"/>
                <w:lang w:val="en-US"/>
              </w:rPr>
              <w:t>s</w:t>
            </w:r>
            <w:r w:rsidR="0058103D" w:rsidRPr="00460824">
              <w:rPr>
                <w:rFonts w:ascii="Times New Roman" w:hAnsi="Times New Roman" w:cs="Times New Roman"/>
                <w:lang w:val="en-US"/>
              </w:rPr>
              <w:t xml:space="preserve"> </w:t>
            </w:r>
            <w:r w:rsidR="009B618A" w:rsidRPr="00460824">
              <w:rPr>
                <w:rFonts w:ascii="Times New Roman" w:hAnsi="Times New Roman" w:cs="Times New Roman"/>
                <w:lang w:val="en-US"/>
              </w:rPr>
              <w:t>reduced</w:t>
            </w:r>
            <w:r w:rsidR="0058103D" w:rsidRPr="00460824">
              <w:rPr>
                <w:rFonts w:ascii="Times New Roman" w:hAnsi="Times New Roman" w:cs="Times New Roman"/>
                <w:lang w:val="en-US"/>
              </w:rPr>
              <w:t xml:space="preserve"> </w:t>
            </w:r>
            <w:r w:rsidR="00AF216B" w:rsidRPr="00460824">
              <w:rPr>
                <w:rFonts w:ascii="Times New Roman" w:hAnsi="Times New Roman" w:cs="Times New Roman"/>
                <w:lang w:val="en-US"/>
              </w:rPr>
              <w:t>the</w:t>
            </w:r>
            <w:r w:rsidR="008D736C" w:rsidRPr="00460824">
              <w:rPr>
                <w:rFonts w:ascii="Times New Roman" w:hAnsi="Times New Roman" w:cs="Times New Roman"/>
                <w:lang w:val="en-US"/>
              </w:rPr>
              <w:t xml:space="preserve"> disclosed resource but the Wife alleges non-disclosure</w:t>
            </w:r>
            <w:r w:rsidR="00CD1BDF">
              <w:rPr>
                <w:rFonts w:ascii="Times New Roman" w:hAnsi="Times New Roman" w:cs="Times New Roman"/>
                <w:lang w:val="en-US"/>
              </w:rPr>
              <w:t xml:space="preserve"> so the disclosed resource is not the key metric</w:t>
            </w:r>
          </w:p>
        </w:tc>
      </w:tr>
      <w:tr w:rsidR="000F31D8" w14:paraId="3DD981BD" w14:textId="77777777" w:rsidTr="00460824">
        <w:tc>
          <w:tcPr>
            <w:tcW w:w="3804" w:type="dxa"/>
          </w:tcPr>
          <w:p w14:paraId="54AF97FA" w14:textId="0CFC95B5" w:rsidR="00524ED6" w:rsidRPr="00460824" w:rsidRDefault="00000000" w:rsidP="005C4F96">
            <w:pPr>
              <w:spacing w:line="360" w:lineRule="auto"/>
              <w:jc w:val="both"/>
              <w:rPr>
                <w:rFonts w:ascii="Times New Roman" w:hAnsi="Times New Roman" w:cs="Times New Roman"/>
                <w:b/>
                <w:bCs/>
                <w:lang w:val="en-US"/>
              </w:rPr>
            </w:pPr>
            <w:r w:rsidRPr="00460824">
              <w:rPr>
                <w:rFonts w:ascii="Times New Roman" w:hAnsi="Times New Roman" w:cs="Times New Roman"/>
                <w:b/>
                <w:bCs/>
                <w:color w:val="000000"/>
                <w:shd w:val="clear" w:color="auto" w:fill="FFFFFF"/>
              </w:rPr>
              <w:t>There is a serious case advanced of non-disclosure of assets.</w:t>
            </w:r>
          </w:p>
        </w:tc>
        <w:tc>
          <w:tcPr>
            <w:tcW w:w="4508" w:type="dxa"/>
          </w:tcPr>
          <w:p w14:paraId="2BC5502D" w14:textId="3887DD4A" w:rsidR="00341068" w:rsidRPr="005C089A" w:rsidRDefault="00000000" w:rsidP="005C089A">
            <w:pPr>
              <w:spacing w:line="360" w:lineRule="auto"/>
              <w:jc w:val="both"/>
              <w:rPr>
                <w:rFonts w:ascii="Times New Roman" w:hAnsi="Times New Roman" w:cs="Times New Roman"/>
              </w:rPr>
            </w:pPr>
            <w:r w:rsidRPr="00CB1F1E">
              <w:rPr>
                <w:rFonts w:ascii="Times New Roman" w:hAnsi="Times New Roman" w:cs="Times New Roman"/>
                <w:lang w:val="en-US"/>
              </w:rPr>
              <w:t>Yes.</w:t>
            </w:r>
            <w:r w:rsidR="00011FD0" w:rsidRPr="00CB1F1E">
              <w:rPr>
                <w:rFonts w:ascii="Times New Roman" w:hAnsi="Times New Roman" w:cs="Times New Roman"/>
                <w:lang w:val="en-US"/>
              </w:rPr>
              <w:t xml:space="preserve"> The Wife alleges non-disclosure (evidenced </w:t>
            </w:r>
            <w:r w:rsidR="00622DF5" w:rsidRPr="00CB1F1E">
              <w:rPr>
                <w:rFonts w:ascii="Times New Roman" w:hAnsi="Times New Roman" w:cs="Times New Roman"/>
                <w:lang w:val="en-US"/>
              </w:rPr>
              <w:t>in relation</w:t>
            </w:r>
            <w:r w:rsidR="00011FD0" w:rsidRPr="00CB1F1E">
              <w:rPr>
                <w:rFonts w:ascii="Times New Roman" w:hAnsi="Times New Roman" w:cs="Times New Roman"/>
                <w:lang w:val="en-US"/>
              </w:rPr>
              <w:t xml:space="preserve"> to Topanga</w:t>
            </w:r>
            <w:r w:rsidR="00881353" w:rsidRPr="00CB1F1E">
              <w:rPr>
                <w:rFonts w:ascii="Times New Roman" w:hAnsi="Times New Roman" w:cs="Times New Roman"/>
                <w:lang w:val="en-US"/>
              </w:rPr>
              <w:t xml:space="preserve"> (see</w:t>
            </w:r>
            <w:r w:rsidR="00F5463C" w:rsidRPr="00CB1F1E">
              <w:rPr>
                <w:rFonts w:ascii="Times New Roman" w:hAnsi="Times New Roman" w:cs="Times New Roman"/>
                <w:lang w:val="en-US"/>
              </w:rPr>
              <w:t xml:space="preserve"> </w:t>
            </w:r>
            <w:r w:rsidR="00F5463C" w:rsidRPr="00CB1F1E">
              <w:rPr>
                <w:rFonts w:ascii="Times New Roman" w:hAnsi="Times New Roman" w:cs="Times New Roman"/>
                <w:b/>
                <w:bCs/>
                <w:lang w:val="en-US"/>
              </w:rPr>
              <w:t>[e374-375]</w:t>
            </w:r>
            <w:r w:rsidR="00F5463C" w:rsidRPr="00CB1F1E">
              <w:rPr>
                <w:rFonts w:ascii="Times New Roman" w:hAnsi="Times New Roman" w:cs="Times New Roman"/>
                <w:lang w:val="en-US"/>
              </w:rPr>
              <w:t>)</w:t>
            </w:r>
            <w:r w:rsidR="00011FD0" w:rsidRPr="00CB1F1E">
              <w:rPr>
                <w:rFonts w:ascii="Times New Roman" w:hAnsi="Times New Roman" w:cs="Times New Roman"/>
                <w:lang w:val="en-US"/>
              </w:rPr>
              <w:t xml:space="preserve"> – alleged </w:t>
            </w:r>
            <w:r w:rsidR="00622DF5" w:rsidRPr="00CB1F1E">
              <w:rPr>
                <w:rFonts w:ascii="Times New Roman" w:hAnsi="Times New Roman" w:cs="Times New Roman"/>
                <w:lang w:val="en-US"/>
              </w:rPr>
              <w:t xml:space="preserve">[with a good </w:t>
            </w:r>
            <w:r w:rsidR="00622DF5" w:rsidRPr="00CB1F1E">
              <w:rPr>
                <w:rFonts w:ascii="Times New Roman" w:hAnsi="Times New Roman" w:cs="Times New Roman"/>
                <w:i/>
                <w:iCs/>
                <w:lang w:val="en-US"/>
              </w:rPr>
              <w:t>prima facie</w:t>
            </w:r>
            <w:r w:rsidR="00622DF5" w:rsidRPr="00CB1F1E">
              <w:rPr>
                <w:rFonts w:ascii="Times New Roman" w:hAnsi="Times New Roman" w:cs="Times New Roman"/>
                <w:lang w:val="en-US"/>
              </w:rPr>
              <w:t xml:space="preserve"> case] </w:t>
            </w:r>
            <w:r w:rsidR="00011FD0" w:rsidRPr="00CB1F1E">
              <w:rPr>
                <w:rFonts w:ascii="Times New Roman" w:hAnsi="Times New Roman" w:cs="Times New Roman"/>
                <w:lang w:val="en-US"/>
              </w:rPr>
              <w:t xml:space="preserve">in </w:t>
            </w:r>
            <w:r w:rsidR="000125C8" w:rsidRPr="00CB1F1E">
              <w:rPr>
                <w:rFonts w:ascii="Times New Roman" w:hAnsi="Times New Roman" w:cs="Times New Roman"/>
                <w:lang w:val="en-US"/>
              </w:rPr>
              <w:t>relation</w:t>
            </w:r>
            <w:r w:rsidR="00725338" w:rsidRPr="00CB1F1E">
              <w:rPr>
                <w:rFonts w:ascii="Times New Roman" w:hAnsi="Times New Roman" w:cs="Times New Roman"/>
                <w:i/>
                <w:iCs/>
                <w:lang w:val="en-US"/>
              </w:rPr>
              <w:t xml:space="preserve"> inter alia,</w:t>
            </w:r>
            <w:r w:rsidR="000125C8" w:rsidRPr="00CB1F1E">
              <w:rPr>
                <w:rFonts w:ascii="Times New Roman" w:hAnsi="Times New Roman" w:cs="Times New Roman"/>
                <w:lang w:val="en-US"/>
              </w:rPr>
              <w:t xml:space="preserve"> to</w:t>
            </w:r>
            <w:r w:rsidR="00011FD0" w:rsidRPr="00CB1F1E">
              <w:rPr>
                <w:rFonts w:ascii="Times New Roman" w:hAnsi="Times New Roman" w:cs="Times New Roman"/>
                <w:lang w:val="en-US"/>
              </w:rPr>
              <w:t xml:space="preserve"> </w:t>
            </w:r>
            <w:r w:rsidR="00622DF5" w:rsidRPr="00CB1F1E">
              <w:rPr>
                <w:rFonts w:ascii="Times New Roman" w:hAnsi="Times New Roman" w:cs="Times New Roman"/>
                <w:lang w:val="en-US"/>
              </w:rPr>
              <w:t>the crypto assets</w:t>
            </w:r>
            <w:r w:rsidR="00C847EA" w:rsidRPr="00CB1F1E">
              <w:rPr>
                <w:rFonts w:ascii="Times New Roman" w:hAnsi="Times New Roman" w:cs="Times New Roman"/>
                <w:lang w:val="en-US"/>
              </w:rPr>
              <w:t xml:space="preserve"> as well as in </w:t>
            </w:r>
            <w:r w:rsidR="00725338" w:rsidRPr="00CB1F1E">
              <w:rPr>
                <w:rFonts w:ascii="Times New Roman" w:hAnsi="Times New Roman" w:cs="Times New Roman"/>
                <w:lang w:val="en-US"/>
              </w:rPr>
              <w:t>relation</w:t>
            </w:r>
            <w:r w:rsidR="00C847EA" w:rsidRPr="00CB1F1E">
              <w:rPr>
                <w:rFonts w:ascii="Times New Roman" w:hAnsi="Times New Roman" w:cs="Times New Roman"/>
                <w:lang w:val="en-US"/>
              </w:rPr>
              <w:t xml:space="preserve"> to </w:t>
            </w:r>
            <w:r w:rsidR="00D53EA3" w:rsidRPr="00CB1F1E">
              <w:rPr>
                <w:rFonts w:ascii="Times New Roman" w:hAnsi="Times New Roman" w:cs="Times New Roman"/>
                <w:lang w:val="en-US"/>
              </w:rPr>
              <w:t>the Husband’s involvement with</w:t>
            </w:r>
            <w:r w:rsidR="00FF7EB6" w:rsidRPr="00CB1F1E">
              <w:rPr>
                <w:rFonts w:ascii="Times New Roman" w:hAnsi="Times New Roman" w:cs="Times New Roman"/>
                <w:lang w:val="en-US"/>
              </w:rPr>
              <w:t xml:space="preserve"> Cornish Lithium </w:t>
            </w:r>
            <w:r w:rsidR="00FF7EB6" w:rsidRPr="00CB1F1E">
              <w:rPr>
                <w:rFonts w:ascii="Times New Roman" w:hAnsi="Times New Roman" w:cs="Times New Roman"/>
                <w:b/>
                <w:bCs/>
                <w:lang w:val="en-US"/>
              </w:rPr>
              <w:t>[e380]</w:t>
            </w:r>
            <w:r w:rsidR="00FF7EB6" w:rsidRPr="00CB1F1E">
              <w:rPr>
                <w:rFonts w:ascii="Times New Roman" w:hAnsi="Times New Roman" w:cs="Times New Roman"/>
                <w:lang w:val="en-US"/>
              </w:rPr>
              <w:t>,</w:t>
            </w:r>
            <w:r w:rsidR="00D53EA3" w:rsidRPr="00CB1F1E">
              <w:rPr>
                <w:rFonts w:ascii="Times New Roman" w:hAnsi="Times New Roman" w:cs="Times New Roman"/>
                <w:lang w:val="en-US"/>
              </w:rPr>
              <w:t xml:space="preserve"> </w:t>
            </w:r>
            <w:r w:rsidR="009C570B" w:rsidRPr="00CB1F1E">
              <w:rPr>
                <w:rFonts w:ascii="Times New Roman" w:hAnsi="Times New Roman" w:cs="Times New Roman"/>
                <w:lang w:val="en-US"/>
              </w:rPr>
              <w:t>Bitwyre</w:t>
            </w:r>
            <w:r>
              <w:rPr>
                <w:rStyle w:val="FootnoteReference"/>
                <w:rFonts w:ascii="Times New Roman" w:hAnsi="Times New Roman" w:cs="Times New Roman"/>
                <w:lang w:val="en-US"/>
              </w:rPr>
              <w:footnoteReference w:id="5"/>
            </w:r>
            <w:r w:rsidR="006873D3" w:rsidRPr="00CB1F1E">
              <w:rPr>
                <w:rFonts w:ascii="Times New Roman" w:hAnsi="Times New Roman" w:cs="Times New Roman"/>
                <w:lang w:val="en-US"/>
              </w:rPr>
              <w:t xml:space="preserve"> </w:t>
            </w:r>
            <w:r w:rsidR="006873D3" w:rsidRPr="00CB1F1E">
              <w:rPr>
                <w:rFonts w:ascii="Times New Roman" w:hAnsi="Times New Roman" w:cs="Times New Roman"/>
                <w:b/>
                <w:bCs/>
                <w:lang w:val="en-US"/>
              </w:rPr>
              <w:t>[e380-382]</w:t>
            </w:r>
            <w:r w:rsidR="009C570B" w:rsidRPr="00CB1F1E">
              <w:rPr>
                <w:rFonts w:ascii="Times New Roman" w:hAnsi="Times New Roman" w:cs="Times New Roman"/>
                <w:lang w:val="en-US"/>
              </w:rPr>
              <w:t xml:space="preserve">, </w:t>
            </w:r>
            <w:r w:rsidR="00D53EA3" w:rsidRPr="00CB1F1E">
              <w:rPr>
                <w:rFonts w:ascii="Times New Roman" w:hAnsi="Times New Roman" w:cs="Times New Roman"/>
                <w:lang w:val="en-US"/>
              </w:rPr>
              <w:t>Ambulanz</w:t>
            </w:r>
            <w:r>
              <w:rPr>
                <w:rStyle w:val="FootnoteReference"/>
                <w:rFonts w:ascii="Times New Roman" w:hAnsi="Times New Roman" w:cs="Times New Roman"/>
                <w:lang w:val="en-US"/>
              </w:rPr>
              <w:footnoteReference w:id="6"/>
            </w:r>
            <w:r w:rsidR="000A310E" w:rsidRPr="00CB1F1E">
              <w:rPr>
                <w:rFonts w:ascii="Times New Roman" w:hAnsi="Times New Roman" w:cs="Times New Roman"/>
                <w:lang w:val="en-US"/>
              </w:rPr>
              <w:t xml:space="preserve"> </w:t>
            </w:r>
            <w:r w:rsidR="000A310E" w:rsidRPr="00CB1F1E">
              <w:rPr>
                <w:rFonts w:ascii="Times New Roman" w:hAnsi="Times New Roman" w:cs="Times New Roman"/>
                <w:b/>
                <w:bCs/>
                <w:lang w:val="en-US"/>
              </w:rPr>
              <w:t>[e384]</w:t>
            </w:r>
            <w:r w:rsidR="00F85AE3" w:rsidRPr="00CB1F1E">
              <w:rPr>
                <w:rFonts w:ascii="Times New Roman" w:hAnsi="Times New Roman" w:cs="Times New Roman"/>
                <w:lang w:val="en-US"/>
              </w:rPr>
              <w:t xml:space="preserve">, Tyfone </w:t>
            </w:r>
            <w:r w:rsidR="00F85AE3" w:rsidRPr="00CB1F1E">
              <w:rPr>
                <w:rFonts w:ascii="Times New Roman" w:hAnsi="Times New Roman" w:cs="Times New Roman"/>
                <w:b/>
                <w:bCs/>
                <w:lang w:val="en-US"/>
              </w:rPr>
              <w:t>[e386]</w:t>
            </w:r>
            <w:r w:rsidR="00D53EA3" w:rsidRPr="00CB1F1E">
              <w:rPr>
                <w:rFonts w:ascii="Times New Roman" w:hAnsi="Times New Roman" w:cs="Times New Roman"/>
                <w:lang w:val="en-US"/>
              </w:rPr>
              <w:t xml:space="preserve"> and </w:t>
            </w:r>
            <w:r w:rsidR="004D2F6C" w:rsidRPr="00CB1F1E">
              <w:rPr>
                <w:rFonts w:ascii="Times New Roman" w:hAnsi="Times New Roman" w:cs="Times New Roman"/>
                <w:lang w:val="en-US"/>
              </w:rPr>
              <w:t xml:space="preserve">a crypto fund start up </w:t>
            </w:r>
            <w:r w:rsidR="004D2F6C" w:rsidRPr="00CB1F1E">
              <w:rPr>
                <w:rFonts w:ascii="Times New Roman" w:hAnsi="Times New Roman" w:cs="Times New Roman"/>
                <w:b/>
                <w:bCs/>
                <w:lang w:val="en-US"/>
              </w:rPr>
              <w:t>[e385]</w:t>
            </w:r>
            <w:r w:rsidR="00D06895" w:rsidRPr="00CB1F1E">
              <w:rPr>
                <w:rFonts w:ascii="Times New Roman" w:hAnsi="Times New Roman" w:cs="Times New Roman"/>
                <w:lang w:val="en-US"/>
              </w:rPr>
              <w:t>)</w:t>
            </w:r>
            <w:r w:rsidR="000125C8" w:rsidRPr="00CB1F1E">
              <w:rPr>
                <w:rFonts w:ascii="Times New Roman" w:hAnsi="Times New Roman" w:cs="Times New Roman"/>
                <w:lang w:val="en-US"/>
              </w:rPr>
              <w:t xml:space="preserve">.  The novelty and evident </w:t>
            </w:r>
            <w:r w:rsidR="000125C8" w:rsidRPr="00CB1F1E">
              <w:rPr>
                <w:rFonts w:ascii="Times New Roman" w:hAnsi="Times New Roman" w:cs="Times New Roman"/>
                <w:i/>
                <w:iCs/>
                <w:lang w:val="en-US"/>
              </w:rPr>
              <w:t>complexity</w:t>
            </w:r>
            <w:r w:rsidR="000125C8" w:rsidRPr="00CB1F1E">
              <w:rPr>
                <w:rFonts w:ascii="Times New Roman" w:hAnsi="Times New Roman" w:cs="Times New Roman"/>
                <w:lang w:val="en-US"/>
              </w:rPr>
              <w:t xml:space="preserve"> of </w:t>
            </w:r>
            <w:r w:rsidR="000F435C" w:rsidRPr="00CB1F1E">
              <w:rPr>
                <w:rFonts w:ascii="Times New Roman" w:hAnsi="Times New Roman" w:cs="Times New Roman"/>
                <w:lang w:val="en-US"/>
              </w:rPr>
              <w:t>this asset class, the complexity of the expert evidence, the scope for dispute in relation to that expert evidence and the scope of non-disclosure alleged, all justify the allocation of this case to a Judge of High Court level</w:t>
            </w:r>
            <w:r w:rsidR="00CB1F1E">
              <w:rPr>
                <w:rFonts w:ascii="Times New Roman" w:hAnsi="Times New Roman" w:cs="Times New Roman"/>
                <w:lang w:val="en-US"/>
              </w:rPr>
              <w:t>.</w:t>
            </w:r>
            <w:r w:rsidRPr="00CB1F1E">
              <w:rPr>
                <w:rFonts w:ascii="Times New Roman" w:hAnsi="Times New Roman" w:cs="Times New Roman"/>
              </w:rPr>
              <w:t xml:space="preserve">The particular nature of the cryptocurrency holdings in this case and the issues which are likely arise in relation to them are highly complex, and do </w:t>
            </w:r>
            <w:r w:rsidRPr="00CB1F1E">
              <w:rPr>
                <w:rFonts w:ascii="Times New Roman" w:hAnsi="Times New Roman" w:cs="Times New Roman"/>
              </w:rPr>
              <w:lastRenderedPageBreak/>
              <w:t>render the proceedings more suitable for determination by a High Court Judge. W relies amongst other things on:</w:t>
            </w:r>
            <w:r w:rsidR="005C089A">
              <w:rPr>
                <w:rFonts w:ascii="Times New Roman" w:hAnsi="Times New Roman" w:cs="Times New Roman"/>
              </w:rPr>
              <w:t xml:space="preserve"> (a) </w:t>
            </w:r>
            <w:r w:rsidRPr="00CB1F1E">
              <w:rPr>
                <w:rFonts w:ascii="Times New Roman" w:hAnsi="Times New Roman" w:cs="Times New Roman"/>
              </w:rPr>
              <w:t>the extensive and historic nature of H’s admitted cryptocurrency holdings;</w:t>
            </w:r>
            <w:r w:rsidR="005C089A">
              <w:rPr>
                <w:rFonts w:ascii="Times New Roman" w:hAnsi="Times New Roman" w:cs="Times New Roman"/>
              </w:rPr>
              <w:t xml:space="preserve"> (b) </w:t>
            </w:r>
            <w:r w:rsidRPr="005C089A">
              <w:rPr>
                <w:rFonts w:ascii="Times New Roman" w:hAnsi="Times New Roman" w:cs="Times New Roman"/>
              </w:rPr>
              <w:t>the fact that H’s cryptocurrency holdings were stored in a variety of manners including on exchanges and in self-custodial wallets, making the process of identifying H’s holdings and transactions so much more difficult;</w:t>
            </w:r>
          </w:p>
          <w:p w14:paraId="6F662D01" w14:textId="3AF979F5" w:rsidR="00341068" w:rsidRPr="008E7612" w:rsidRDefault="00000000" w:rsidP="005C4F96">
            <w:pPr>
              <w:spacing w:line="360" w:lineRule="auto"/>
              <w:jc w:val="both"/>
              <w:rPr>
                <w:rFonts w:ascii="Times New Roman" w:hAnsi="Times New Roman" w:cs="Times New Roman"/>
              </w:rPr>
            </w:pPr>
            <w:r>
              <w:rPr>
                <w:rFonts w:ascii="Times New Roman" w:hAnsi="Times New Roman" w:cs="Times New Roman"/>
              </w:rPr>
              <w:t xml:space="preserve">(c) </w:t>
            </w:r>
            <w:r w:rsidRPr="005C089A">
              <w:rPr>
                <w:rFonts w:ascii="Times New Roman" w:hAnsi="Times New Roman" w:cs="Times New Roman"/>
              </w:rPr>
              <w:t>the fact that Mr Pinto has already recognised that information from the cryptocurrency exchanges would assist in uncovering the extent of H’s holdings, going as far to say that “</w:t>
            </w:r>
            <w:r w:rsidRPr="005C089A">
              <w:rPr>
                <w:rFonts w:ascii="Times New Roman" w:hAnsi="Times New Roman" w:cs="Times New Roman"/>
                <w:i/>
                <w:iCs/>
              </w:rPr>
              <w:t>Binance will need to be approached</w:t>
            </w:r>
            <w:r w:rsidRPr="005C089A">
              <w:rPr>
                <w:rFonts w:ascii="Times New Roman" w:hAnsi="Times New Roman" w:cs="Times New Roman"/>
              </w:rPr>
              <w:t xml:space="preserve">” in relation to two transactions (see e.g. </w:t>
            </w:r>
            <w:r w:rsidRPr="005C089A">
              <w:rPr>
                <w:rFonts w:ascii="Times New Roman" w:hAnsi="Times New Roman" w:cs="Times New Roman"/>
                <w:b/>
                <w:bCs/>
              </w:rPr>
              <w:t>[e500]</w:t>
            </w:r>
            <w:r w:rsidRPr="005C089A">
              <w:rPr>
                <w:rFonts w:ascii="Times New Roman" w:hAnsi="Times New Roman" w:cs="Times New Roman"/>
              </w:rPr>
              <w:t xml:space="preserve"> and </w:t>
            </w:r>
            <w:r w:rsidRPr="005C089A">
              <w:rPr>
                <w:rFonts w:ascii="Times New Roman" w:hAnsi="Times New Roman" w:cs="Times New Roman"/>
                <w:b/>
                <w:bCs/>
              </w:rPr>
              <w:t>[e516]</w:t>
            </w:r>
            <w:r w:rsidRPr="005C089A">
              <w:rPr>
                <w:rFonts w:ascii="Times New Roman" w:hAnsi="Times New Roman" w:cs="Times New Roman"/>
              </w:rPr>
              <w:t>)</w:t>
            </w:r>
            <w:r w:rsidR="008E7612">
              <w:rPr>
                <w:rFonts w:ascii="Times New Roman" w:hAnsi="Times New Roman" w:cs="Times New Roman"/>
              </w:rPr>
              <w:t xml:space="preserve"> (d) </w:t>
            </w:r>
            <w:r w:rsidRPr="005C089A">
              <w:rPr>
                <w:rFonts w:ascii="Times New Roman" w:hAnsi="Times New Roman" w:cs="Times New Roman"/>
              </w:rPr>
              <w:t>this may in turn require applications for disclosure from third-parties inside (and potentially outside) the jurisdiction;</w:t>
            </w:r>
            <w:r w:rsidR="008E7612">
              <w:rPr>
                <w:rFonts w:ascii="Times New Roman" w:hAnsi="Times New Roman" w:cs="Times New Roman"/>
              </w:rPr>
              <w:t xml:space="preserve"> (e) </w:t>
            </w:r>
            <w:r w:rsidRPr="008E7612">
              <w:rPr>
                <w:rFonts w:ascii="Times New Roman" w:hAnsi="Times New Roman" w:cs="Times New Roman"/>
              </w:rPr>
              <w:t>the fact that H appears to have been involved in transactions in which “</w:t>
            </w:r>
            <w:r w:rsidRPr="008E7612">
              <w:rPr>
                <w:rFonts w:ascii="Times New Roman" w:hAnsi="Times New Roman" w:cs="Times New Roman"/>
                <w:i/>
                <w:iCs/>
              </w:rPr>
              <w:t>peel chains</w:t>
            </w:r>
            <w:r w:rsidRPr="008E7612">
              <w:rPr>
                <w:rFonts w:ascii="Times New Roman" w:hAnsi="Times New Roman" w:cs="Times New Roman"/>
              </w:rPr>
              <w:t>” have been used (see [</w:t>
            </w:r>
            <w:r w:rsidRPr="008E7612">
              <w:rPr>
                <w:rFonts w:ascii="Times New Roman" w:hAnsi="Times New Roman" w:cs="Times New Roman"/>
                <w:b/>
                <w:bCs/>
              </w:rPr>
              <w:t>e510]</w:t>
            </w:r>
            <w:r w:rsidRPr="008E7612">
              <w:rPr>
                <w:rFonts w:ascii="Times New Roman" w:hAnsi="Times New Roman" w:cs="Times New Roman"/>
              </w:rPr>
              <w:t>), which can suggest that a transferor is seeking to disguise the transfer;</w:t>
            </w:r>
            <w:r w:rsidR="008E7612">
              <w:rPr>
                <w:rFonts w:ascii="Times New Roman" w:hAnsi="Times New Roman" w:cs="Times New Roman"/>
              </w:rPr>
              <w:t xml:space="preserve"> (f) </w:t>
            </w:r>
            <w:r w:rsidRPr="008E7612">
              <w:rPr>
                <w:rFonts w:ascii="Times New Roman" w:hAnsi="Times New Roman" w:cs="Times New Roman"/>
              </w:rPr>
              <w:t>the fact that H has been involved in cryptocurrency mining, which gives rise to its own issues as to the extent to which H has been earning cryptocurrency and where it has been deposited;</w:t>
            </w:r>
            <w:r w:rsidR="008E7612">
              <w:rPr>
                <w:rFonts w:ascii="Times New Roman" w:hAnsi="Times New Roman" w:cs="Times New Roman"/>
              </w:rPr>
              <w:t xml:space="preserve"> (g) t</w:t>
            </w:r>
            <w:r w:rsidRPr="008E7612">
              <w:rPr>
                <w:rFonts w:ascii="Times New Roman" w:hAnsi="Times New Roman" w:cs="Times New Roman"/>
              </w:rPr>
              <w:t>he fact that Mr Pinto has already concluded that there are “</w:t>
            </w:r>
            <w:r w:rsidRPr="008E7612">
              <w:rPr>
                <w:rFonts w:ascii="Times New Roman" w:hAnsi="Times New Roman" w:cs="Times New Roman"/>
                <w:i/>
                <w:iCs/>
              </w:rPr>
              <w:t>wallets of interest</w:t>
            </w:r>
            <w:r w:rsidRPr="008E7612">
              <w:rPr>
                <w:rFonts w:ascii="Times New Roman" w:hAnsi="Times New Roman" w:cs="Times New Roman"/>
              </w:rPr>
              <w:t>” and that H’s explanations on certain issues to do not stand up to “</w:t>
            </w:r>
            <w:r w:rsidRPr="008E7612">
              <w:rPr>
                <w:rFonts w:ascii="Times New Roman" w:hAnsi="Times New Roman" w:cs="Times New Roman"/>
                <w:i/>
                <w:iCs/>
              </w:rPr>
              <w:t>analysis</w:t>
            </w:r>
            <w:r w:rsidRPr="008E7612">
              <w:rPr>
                <w:rFonts w:ascii="Times New Roman" w:hAnsi="Times New Roman" w:cs="Times New Roman"/>
              </w:rPr>
              <w:t>”, and further that Mr Pinto was unable to identify the source of funds for numerous transactions, all of which are likely to justify the Court making further orders to uncover the true extent of H’s holdings.</w:t>
            </w:r>
          </w:p>
        </w:tc>
      </w:tr>
      <w:tr w:rsidR="000F31D8" w14:paraId="473E1750" w14:textId="77777777" w:rsidTr="00460824">
        <w:tc>
          <w:tcPr>
            <w:tcW w:w="3804" w:type="dxa"/>
          </w:tcPr>
          <w:p w14:paraId="5C530B99" w14:textId="4C4B2442" w:rsidR="00524ED6" w:rsidRPr="00460824" w:rsidRDefault="00000000" w:rsidP="005C4F96">
            <w:pPr>
              <w:spacing w:line="360" w:lineRule="auto"/>
              <w:jc w:val="both"/>
              <w:rPr>
                <w:rFonts w:ascii="Times New Roman" w:hAnsi="Times New Roman" w:cs="Times New Roman"/>
                <w:b/>
                <w:bCs/>
                <w:lang w:val="en-US"/>
              </w:rPr>
            </w:pPr>
            <w:r w:rsidRPr="00460824">
              <w:rPr>
                <w:rFonts w:ascii="Times New Roman" w:hAnsi="Times New Roman" w:cs="Times New Roman"/>
                <w:b/>
                <w:bCs/>
                <w:color w:val="000000"/>
                <w:shd w:val="clear" w:color="auto" w:fill="FFFFFF"/>
              </w:rPr>
              <w:lastRenderedPageBreak/>
              <w:t xml:space="preserve">Substantial assets are held offshore either directly or through the medium of trust or corporate entities and there </w:t>
            </w:r>
            <w:r w:rsidRPr="00460824">
              <w:rPr>
                <w:rFonts w:ascii="Times New Roman" w:hAnsi="Times New Roman" w:cs="Times New Roman"/>
                <w:b/>
                <w:bCs/>
                <w:color w:val="000000"/>
                <w:shd w:val="clear" w:color="auto" w:fill="FFFFFF"/>
              </w:rPr>
              <w:lastRenderedPageBreak/>
              <w:t>may be issues as to the enforceability of any award</w:t>
            </w:r>
          </w:p>
        </w:tc>
        <w:tc>
          <w:tcPr>
            <w:tcW w:w="4508" w:type="dxa"/>
          </w:tcPr>
          <w:p w14:paraId="16626A2E" w14:textId="590B19E9" w:rsidR="00524ED6" w:rsidRDefault="00000000" w:rsidP="005C4F96">
            <w:pPr>
              <w:spacing w:line="360" w:lineRule="auto"/>
              <w:jc w:val="both"/>
              <w:rPr>
                <w:rFonts w:ascii="Times New Roman" w:hAnsi="Times New Roman" w:cs="Times New Roman"/>
                <w:lang w:val="en-US"/>
              </w:rPr>
            </w:pPr>
            <w:del w:id="130" w:author="Nadia" w:date="2022-07-12T16:07:00Z">
              <w:r w:rsidRPr="00460824" w:rsidDel="00D07315">
                <w:rPr>
                  <w:rFonts w:ascii="Times New Roman" w:hAnsi="Times New Roman" w:cs="Times New Roman"/>
                  <w:lang w:val="en-US"/>
                </w:rPr>
                <w:lastRenderedPageBreak/>
                <w:delText>Yes –</w:delText>
              </w:r>
            </w:del>
            <w:r w:rsidRPr="00460824">
              <w:rPr>
                <w:rFonts w:ascii="Times New Roman" w:hAnsi="Times New Roman" w:cs="Times New Roman"/>
                <w:lang w:val="en-US"/>
              </w:rPr>
              <w:t xml:space="preserve"> </w:t>
            </w:r>
            <w:ins w:id="131" w:author="Nadia" w:date="2022-07-12T16:05:00Z">
              <w:r w:rsidR="00DF5F95">
                <w:rPr>
                  <w:rFonts w:ascii="Times New Roman" w:hAnsi="Times New Roman" w:cs="Times New Roman"/>
                  <w:lang w:val="en-US"/>
                </w:rPr>
                <w:t>UK-based assets are only 2.</w:t>
              </w:r>
            </w:ins>
            <w:ins w:id="132" w:author="Nadia" w:date="2022-07-12T16:06:00Z">
              <w:r w:rsidR="00D07315">
                <w:rPr>
                  <w:rFonts w:ascii="Times New Roman" w:hAnsi="Times New Roman" w:cs="Times New Roman"/>
                  <w:lang w:val="en-US"/>
                </w:rPr>
                <w:t xml:space="preserve">7% of total gross assets (excluding Pension Funds) </w:t>
              </w:r>
            </w:ins>
            <w:ins w:id="133" w:author="Nadia" w:date="2022-07-12T16:07:00Z">
              <w:r w:rsidR="00D07315">
                <w:rPr>
                  <w:rFonts w:ascii="Times New Roman" w:hAnsi="Times New Roman" w:cs="Times New Roman"/>
                  <w:lang w:val="en-US"/>
                </w:rPr>
                <w:t>Real estate</w:t>
              </w:r>
            </w:ins>
            <w:del w:id="134" w:author="Nadia" w:date="2022-07-12T16:07:00Z">
              <w:r w:rsidR="00A16B28" w:rsidRPr="00460824" w:rsidDel="00D07315">
                <w:rPr>
                  <w:rFonts w:ascii="Times New Roman" w:hAnsi="Times New Roman" w:cs="Times New Roman"/>
                  <w:lang w:val="en-US"/>
                </w:rPr>
                <w:delText>real</w:delText>
              </w:r>
            </w:del>
            <w:r w:rsidR="00A16B28" w:rsidRPr="00460824">
              <w:rPr>
                <w:rFonts w:ascii="Times New Roman" w:hAnsi="Times New Roman" w:cs="Times New Roman"/>
                <w:lang w:val="en-US"/>
              </w:rPr>
              <w:t xml:space="preserve"> </w:t>
            </w:r>
            <w:r w:rsidRPr="00460824">
              <w:rPr>
                <w:rFonts w:ascii="Times New Roman" w:hAnsi="Times New Roman" w:cs="Times New Roman"/>
                <w:lang w:val="en-US"/>
              </w:rPr>
              <w:t>property</w:t>
            </w:r>
            <w:r w:rsidR="003F3A23">
              <w:rPr>
                <w:rFonts w:ascii="Times New Roman" w:hAnsi="Times New Roman" w:cs="Times New Roman"/>
                <w:lang w:val="en-US"/>
              </w:rPr>
              <w:t xml:space="preserve"> (Tunisia, </w:t>
            </w:r>
            <w:ins w:id="135" w:author="Nadia" w:date="2022-07-12T16:07:00Z">
              <w:r w:rsidR="00D07315">
                <w:rPr>
                  <w:rFonts w:ascii="Times New Roman" w:hAnsi="Times New Roman" w:cs="Times New Roman"/>
                  <w:lang w:val="en-US"/>
                </w:rPr>
                <w:t xml:space="preserve">South of </w:t>
              </w:r>
            </w:ins>
            <w:r w:rsidR="006A3258">
              <w:rPr>
                <w:rFonts w:ascii="Times New Roman" w:hAnsi="Times New Roman" w:cs="Times New Roman"/>
                <w:lang w:val="en-US"/>
              </w:rPr>
              <w:t>France,</w:t>
            </w:r>
            <w:ins w:id="136" w:author="Nadia" w:date="2022-07-12T16:07:00Z">
              <w:r w:rsidR="00D07315">
                <w:rPr>
                  <w:rFonts w:ascii="Times New Roman" w:hAnsi="Times New Roman" w:cs="Times New Roman"/>
                  <w:lang w:val="en-US"/>
                </w:rPr>
                <w:t xml:space="preserve"> Portugal, </w:t>
              </w:r>
              <w:r w:rsidR="00D07315">
                <w:rPr>
                  <w:rFonts w:ascii="Times New Roman" w:hAnsi="Times New Roman" w:cs="Times New Roman"/>
                  <w:lang w:val="en-US"/>
                </w:rPr>
                <w:lastRenderedPageBreak/>
                <w:t>Panama,</w:t>
              </w:r>
            </w:ins>
            <w:r w:rsidR="006A3258">
              <w:rPr>
                <w:rFonts w:ascii="Times New Roman" w:hAnsi="Times New Roman" w:cs="Times New Roman"/>
                <w:lang w:val="en-US"/>
              </w:rPr>
              <w:t xml:space="preserve"> USA [</w:t>
            </w:r>
            <w:r w:rsidR="003F3A23">
              <w:rPr>
                <w:rFonts w:ascii="Times New Roman" w:hAnsi="Times New Roman" w:cs="Times New Roman"/>
                <w:lang w:val="en-US"/>
              </w:rPr>
              <w:t>Texas</w:t>
            </w:r>
            <w:r w:rsidR="00934D22">
              <w:rPr>
                <w:rFonts w:ascii="Times New Roman" w:hAnsi="Times New Roman" w:cs="Times New Roman"/>
                <w:lang w:val="en-US"/>
              </w:rPr>
              <w:t xml:space="preserve">, New York </w:t>
            </w:r>
            <w:r w:rsidR="006A3258">
              <w:rPr>
                <w:rFonts w:ascii="Times New Roman" w:hAnsi="Times New Roman" w:cs="Times New Roman"/>
                <w:lang w:val="en-US"/>
              </w:rPr>
              <w:t xml:space="preserve"> &amp; Wyoming</w:t>
            </w:r>
            <w:r>
              <w:rPr>
                <w:rStyle w:val="FootnoteReference"/>
                <w:rFonts w:ascii="Times New Roman" w:hAnsi="Times New Roman" w:cs="Times New Roman"/>
                <w:lang w:val="en-US"/>
              </w:rPr>
              <w:footnoteReference w:id="7"/>
            </w:r>
            <w:r w:rsidR="006A3258">
              <w:rPr>
                <w:rFonts w:ascii="Times New Roman" w:hAnsi="Times New Roman" w:cs="Times New Roman"/>
                <w:lang w:val="en-US"/>
              </w:rPr>
              <w:t>])</w:t>
            </w:r>
            <w:r w:rsidRPr="00460824">
              <w:rPr>
                <w:rFonts w:ascii="Times New Roman" w:hAnsi="Times New Roman" w:cs="Times New Roman"/>
                <w:lang w:val="en-US"/>
              </w:rPr>
              <w:t>, private equity</w:t>
            </w:r>
            <w:r w:rsidR="006A3258">
              <w:rPr>
                <w:rFonts w:ascii="Times New Roman" w:hAnsi="Times New Roman" w:cs="Times New Roman"/>
                <w:lang w:val="en-US"/>
              </w:rPr>
              <w:t xml:space="preserve"> </w:t>
            </w:r>
            <w:r w:rsidR="00CA5B9E">
              <w:rPr>
                <w:rFonts w:ascii="Times New Roman" w:hAnsi="Times New Roman" w:cs="Times New Roman"/>
                <w:lang w:val="en-US"/>
              </w:rPr>
              <w:t xml:space="preserve">&amp; other shareholdings in private companies </w:t>
            </w:r>
            <w:r w:rsidR="006A3258">
              <w:rPr>
                <w:rFonts w:ascii="Times New Roman" w:hAnsi="Times New Roman" w:cs="Times New Roman"/>
                <w:lang w:val="en-US"/>
              </w:rPr>
              <w:t>(various jurisdictions</w:t>
            </w:r>
            <w:r w:rsidR="00753E60">
              <w:rPr>
                <w:rFonts w:ascii="Times New Roman" w:hAnsi="Times New Roman" w:cs="Times New Roman"/>
                <w:lang w:val="en-US"/>
              </w:rPr>
              <w:t xml:space="preserve"> inc. Panama, </w:t>
            </w:r>
            <w:r w:rsidR="003500F9">
              <w:rPr>
                <w:rFonts w:ascii="Times New Roman" w:hAnsi="Times New Roman" w:cs="Times New Roman"/>
                <w:lang w:val="en-US"/>
              </w:rPr>
              <w:t xml:space="preserve">Lichtenstein, </w:t>
            </w:r>
            <w:r w:rsidR="00753E60">
              <w:rPr>
                <w:rFonts w:ascii="Times New Roman" w:hAnsi="Times New Roman" w:cs="Times New Roman"/>
                <w:lang w:val="en-US"/>
              </w:rPr>
              <w:t>USA, Ethiopia</w:t>
            </w:r>
            <w:ins w:id="137" w:author="Nadia" w:date="2022-07-12T16:08:00Z">
              <w:r w:rsidR="00D07315">
                <w:rPr>
                  <w:rFonts w:ascii="Times New Roman" w:hAnsi="Times New Roman" w:cs="Times New Roman"/>
                  <w:lang w:val="en-US"/>
                </w:rPr>
                <w:t>,</w:t>
              </w:r>
            </w:ins>
            <w:ins w:id="138" w:author="Nadia" w:date="2022-07-12T16:27:00Z">
              <w:r w:rsidR="00C65EA7">
                <w:rPr>
                  <w:rFonts w:ascii="Times New Roman" w:hAnsi="Times New Roman" w:cs="Times New Roman"/>
                  <w:lang w:val="en-US"/>
                </w:rPr>
                <w:t xml:space="preserve"> Argentina, </w:t>
              </w:r>
            </w:ins>
            <w:ins w:id="139" w:author="Nadia" w:date="2022-07-12T16:08:00Z">
              <w:r w:rsidR="00D07315">
                <w:rPr>
                  <w:rFonts w:ascii="Times New Roman" w:hAnsi="Times New Roman" w:cs="Times New Roman"/>
                  <w:lang w:val="en-US"/>
                </w:rPr>
                <w:t>Kazakhstan, Indonesia</w:t>
              </w:r>
            </w:ins>
            <w:r w:rsidR="006A3258">
              <w:rPr>
                <w:rFonts w:ascii="Times New Roman" w:hAnsi="Times New Roman" w:cs="Times New Roman"/>
                <w:lang w:val="en-US"/>
              </w:rPr>
              <w:t>)</w:t>
            </w:r>
            <w:r w:rsidRPr="00460824">
              <w:rPr>
                <w:rFonts w:ascii="Times New Roman" w:hAnsi="Times New Roman" w:cs="Times New Roman"/>
                <w:lang w:val="en-US"/>
              </w:rPr>
              <w:t xml:space="preserve">, </w:t>
            </w:r>
            <w:r w:rsidR="00A16B28" w:rsidRPr="00460824">
              <w:rPr>
                <w:rFonts w:ascii="Times New Roman" w:hAnsi="Times New Roman" w:cs="Times New Roman"/>
                <w:lang w:val="en-US"/>
              </w:rPr>
              <w:t>publicly traded equity</w:t>
            </w:r>
            <w:r w:rsidR="006A3258">
              <w:rPr>
                <w:rFonts w:ascii="Times New Roman" w:hAnsi="Times New Roman" w:cs="Times New Roman"/>
                <w:lang w:val="en-US"/>
              </w:rPr>
              <w:t xml:space="preserve"> (USA)</w:t>
            </w:r>
            <w:r w:rsidR="00A16B28" w:rsidRPr="00460824">
              <w:rPr>
                <w:rFonts w:ascii="Times New Roman" w:hAnsi="Times New Roman" w:cs="Times New Roman"/>
                <w:lang w:val="en-US"/>
              </w:rPr>
              <w:t xml:space="preserve"> and </w:t>
            </w:r>
            <w:r w:rsidR="00CA5B9E" w:rsidRPr="00460824">
              <w:rPr>
                <w:rFonts w:ascii="Times New Roman" w:hAnsi="Times New Roman" w:cs="Times New Roman"/>
                <w:lang w:val="en-US"/>
              </w:rPr>
              <w:t>pension resources</w:t>
            </w:r>
            <w:r w:rsidR="00795798">
              <w:rPr>
                <w:rFonts w:ascii="Times New Roman" w:hAnsi="Times New Roman" w:cs="Times New Roman"/>
                <w:lang w:val="en-US"/>
              </w:rPr>
              <w:t xml:space="preserve"> (USA &amp; Jersey)</w:t>
            </w:r>
            <w:r>
              <w:rPr>
                <w:rStyle w:val="FootnoteReference"/>
                <w:rFonts w:ascii="Times New Roman" w:hAnsi="Times New Roman" w:cs="Times New Roman"/>
                <w:lang w:val="en-US"/>
              </w:rPr>
              <w:footnoteReference w:id="8"/>
            </w:r>
            <w:r w:rsidR="00A16B28" w:rsidRPr="00460824">
              <w:rPr>
                <w:rFonts w:ascii="Times New Roman" w:hAnsi="Times New Roman" w:cs="Times New Roman"/>
                <w:lang w:val="en-US"/>
              </w:rPr>
              <w:t xml:space="preserve"> are all held offshore</w:t>
            </w:r>
            <w:r w:rsidR="00C404D5">
              <w:rPr>
                <w:rFonts w:ascii="Times New Roman" w:hAnsi="Times New Roman" w:cs="Times New Roman"/>
                <w:lang w:val="en-US"/>
              </w:rPr>
              <w:t xml:space="preserve"> (USA, Jersey, Tunisia</w:t>
            </w:r>
            <w:r>
              <w:rPr>
                <w:rStyle w:val="FootnoteReference"/>
                <w:rFonts w:ascii="Times New Roman" w:hAnsi="Times New Roman" w:cs="Times New Roman"/>
                <w:lang w:val="en-US"/>
              </w:rPr>
              <w:footnoteReference w:id="9"/>
            </w:r>
            <w:r w:rsidR="005B46A2">
              <w:rPr>
                <w:rFonts w:ascii="Times New Roman" w:hAnsi="Times New Roman" w:cs="Times New Roman"/>
                <w:lang w:val="en-US"/>
              </w:rPr>
              <w:t>)</w:t>
            </w:r>
          </w:p>
          <w:p w14:paraId="78F0C18C" w14:textId="1D61D5FE" w:rsidR="005B46A2" w:rsidRPr="00460824" w:rsidRDefault="00000000" w:rsidP="005C4F96">
            <w:pPr>
              <w:spacing w:line="360" w:lineRule="auto"/>
              <w:jc w:val="both"/>
              <w:rPr>
                <w:rFonts w:ascii="Times New Roman" w:hAnsi="Times New Roman" w:cs="Times New Roman"/>
                <w:lang w:val="en-US"/>
              </w:rPr>
            </w:pPr>
            <w:r>
              <w:rPr>
                <w:rFonts w:ascii="Times New Roman" w:hAnsi="Times New Roman" w:cs="Times New Roman"/>
                <w:lang w:val="en-US"/>
              </w:rPr>
              <w:t xml:space="preserve">The corollary of this is the </w:t>
            </w:r>
            <w:r w:rsidR="00995AD2">
              <w:rPr>
                <w:rFonts w:ascii="Times New Roman" w:hAnsi="Times New Roman" w:cs="Times New Roman"/>
                <w:lang w:val="en-US"/>
              </w:rPr>
              <w:t>complexity of the tax evidence on distribution of the assets (to eb calculated by reference to UK, US and Portuguese tax rules)</w:t>
            </w:r>
          </w:p>
        </w:tc>
      </w:tr>
      <w:tr w:rsidR="000F31D8" w14:paraId="1FAB7BC7" w14:textId="77777777" w:rsidTr="00460824">
        <w:tc>
          <w:tcPr>
            <w:tcW w:w="3804" w:type="dxa"/>
          </w:tcPr>
          <w:p w14:paraId="341130DB" w14:textId="35024B59" w:rsidR="00524ED6" w:rsidRPr="00460824" w:rsidRDefault="00000000" w:rsidP="005C4F96">
            <w:pPr>
              <w:spacing w:line="360" w:lineRule="auto"/>
              <w:jc w:val="both"/>
              <w:rPr>
                <w:rFonts w:ascii="Times New Roman" w:hAnsi="Times New Roman" w:cs="Times New Roman"/>
                <w:b/>
                <w:bCs/>
                <w:lang w:val="en-US"/>
              </w:rPr>
            </w:pPr>
            <w:r w:rsidRPr="00460824">
              <w:rPr>
                <w:rFonts w:ascii="Times New Roman" w:hAnsi="Times New Roman" w:cs="Times New Roman"/>
                <w:b/>
                <w:bCs/>
                <w:color w:val="000000"/>
                <w:shd w:val="clear" w:color="auto" w:fill="FFFFFF"/>
              </w:rPr>
              <w:lastRenderedPageBreak/>
              <w:t xml:space="preserve">Substantial assets are held in </w:t>
            </w:r>
            <w:del w:id="140" w:author="Nadia" w:date="2022-07-12T16:39:00Z">
              <w:r w:rsidRPr="00460824" w:rsidDel="003C0BD2">
                <w:rPr>
                  <w:rFonts w:ascii="Times New Roman" w:hAnsi="Times New Roman" w:cs="Times New Roman"/>
                  <w:b/>
                  <w:bCs/>
                  <w:color w:val="000000"/>
                  <w:shd w:val="clear" w:color="auto" w:fill="FFFFFF"/>
                </w:rPr>
                <w:delText>trusts which are said to be variable nuptial settlements</w:delText>
              </w:r>
            </w:del>
            <w:ins w:id="141" w:author="Nadia" w:date="2022-07-12T16:39:00Z">
              <w:r w:rsidR="003C0BD2">
                <w:rPr>
                  <w:rFonts w:ascii="Times New Roman" w:hAnsi="Times New Roman" w:cs="Times New Roman"/>
                  <w:b/>
                  <w:bCs/>
                  <w:color w:val="000000"/>
                  <w:shd w:val="clear" w:color="auto" w:fill="FFFFFF"/>
                </w:rPr>
                <w:t>cryptocurrency in the US, as well as Asia, Indonesia, Seychelles, Ca</w:t>
              </w:r>
            </w:ins>
            <w:ins w:id="142" w:author="Nadia" w:date="2022-07-12T16:40:00Z">
              <w:r w:rsidR="003C0BD2">
                <w:rPr>
                  <w:rFonts w:ascii="Times New Roman" w:hAnsi="Times New Roman" w:cs="Times New Roman"/>
                  <w:b/>
                  <w:bCs/>
                  <w:color w:val="000000"/>
                  <w:shd w:val="clear" w:color="auto" w:fill="FFFFFF"/>
                </w:rPr>
                <w:t>yman Islands, Panama …</w:t>
              </w:r>
            </w:ins>
          </w:p>
        </w:tc>
        <w:tc>
          <w:tcPr>
            <w:tcW w:w="4508" w:type="dxa"/>
          </w:tcPr>
          <w:p w14:paraId="128BFE67" w14:textId="6F6C0A40" w:rsidR="00524ED6" w:rsidRPr="00460824" w:rsidRDefault="003C0BD2" w:rsidP="005C4F96">
            <w:pPr>
              <w:spacing w:line="360" w:lineRule="auto"/>
              <w:jc w:val="both"/>
              <w:rPr>
                <w:rFonts w:ascii="Times New Roman" w:hAnsi="Times New Roman" w:cs="Times New Roman"/>
                <w:lang w:val="en-US"/>
              </w:rPr>
            </w:pPr>
            <w:ins w:id="143" w:author="Nadia" w:date="2022-07-12T16:40:00Z">
              <w:r>
                <w:rPr>
                  <w:rFonts w:ascii="Times New Roman" w:hAnsi="Times New Roman" w:cs="Times New Roman"/>
                  <w:lang w:val="en-US"/>
                </w:rPr>
                <w:t xml:space="preserve">H cryptocurrency activities are at the level of complexity </w:t>
              </w:r>
            </w:ins>
            <w:ins w:id="144" w:author="Nadia" w:date="2022-07-12T16:41:00Z">
              <w:r>
                <w:rPr>
                  <w:rFonts w:ascii="Times New Roman" w:hAnsi="Times New Roman" w:cs="Times New Roman"/>
                  <w:lang w:val="en-US"/>
                </w:rPr>
                <w:t xml:space="preserve">of an institutional player. H seems to be making markets and is engaged in </w:t>
              </w:r>
              <w:r w:rsidR="00390470">
                <w:rPr>
                  <w:rFonts w:ascii="Times New Roman" w:hAnsi="Times New Roman" w:cs="Times New Roman"/>
                  <w:lang w:val="en-US"/>
                </w:rPr>
                <w:t xml:space="preserve">derivative </w:t>
              </w:r>
            </w:ins>
            <w:ins w:id="145" w:author="Nadia" w:date="2022-07-12T16:42:00Z">
              <w:r w:rsidR="00390470">
                <w:rPr>
                  <w:rFonts w:ascii="Times New Roman" w:hAnsi="Times New Roman" w:cs="Times New Roman"/>
                  <w:lang w:val="en-US"/>
                </w:rPr>
                <w:t>products</w:t>
              </w:r>
            </w:ins>
            <w:ins w:id="146" w:author="Nadia" w:date="2022-07-12T16:43:00Z">
              <w:r w:rsidR="00390470">
                <w:rPr>
                  <w:rFonts w:ascii="Times New Roman" w:hAnsi="Times New Roman" w:cs="Times New Roman"/>
                  <w:lang w:val="en-US"/>
                </w:rPr>
                <w:t xml:space="preserve">, smart contracts, mining, </w:t>
              </w:r>
              <w:proofErr w:type="gramStart"/>
              <w:r w:rsidR="00390470">
                <w:rPr>
                  <w:rFonts w:ascii="Times New Roman" w:hAnsi="Times New Roman" w:cs="Times New Roman"/>
                  <w:lang w:val="en-US"/>
                </w:rPr>
                <w:t>trading</w:t>
              </w:r>
              <w:proofErr w:type="gramEnd"/>
              <w:r w:rsidR="00390470">
                <w:rPr>
                  <w:rFonts w:ascii="Times New Roman" w:hAnsi="Times New Roman" w:cs="Times New Roman"/>
                  <w:lang w:val="en-US"/>
                </w:rPr>
                <w:t xml:space="preserve"> and there is clear evidence of </w:t>
              </w:r>
            </w:ins>
            <w:ins w:id="147" w:author="Nadia" w:date="2022-07-12T16:44:00Z">
              <w:r w:rsidR="00390470">
                <w:rPr>
                  <w:rFonts w:ascii="Times New Roman" w:hAnsi="Times New Roman" w:cs="Times New Roman"/>
                  <w:lang w:val="en-US"/>
                </w:rPr>
                <w:t>trading at a large scale, revenue generating activities, trading strategies (paired trading)</w:t>
              </w:r>
            </w:ins>
            <w:ins w:id="148" w:author="Nadia" w:date="2022-07-12T16:45:00Z">
              <w:r w:rsidR="00390470">
                <w:rPr>
                  <w:rFonts w:ascii="Times New Roman" w:hAnsi="Times New Roman" w:cs="Times New Roman"/>
                  <w:lang w:val="en-US"/>
                </w:rPr>
                <w:t xml:space="preserve">, </w:t>
              </w:r>
              <w:proofErr w:type="spellStart"/>
              <w:r w:rsidR="00390470">
                <w:rPr>
                  <w:rFonts w:ascii="Times New Roman" w:hAnsi="Times New Roman" w:cs="Times New Roman"/>
                  <w:lang w:val="en-US"/>
                </w:rPr>
                <w:t>etc</w:t>
              </w:r>
              <w:proofErr w:type="spellEnd"/>
              <w:r w:rsidR="00390470">
                <w:rPr>
                  <w:rFonts w:ascii="Times New Roman" w:hAnsi="Times New Roman" w:cs="Times New Roman"/>
                  <w:lang w:val="en-US"/>
                </w:rPr>
                <w:t xml:space="preserve">… </w:t>
              </w:r>
            </w:ins>
            <w:ins w:id="149" w:author="Nadia" w:date="2022-07-12T16:46:00Z">
              <w:r w:rsidR="00390470">
                <w:rPr>
                  <w:rFonts w:ascii="Times New Roman" w:hAnsi="Times New Roman" w:cs="Times New Roman"/>
                  <w:lang w:val="en-US"/>
                </w:rPr>
                <w:t>In volume an</w:t>
              </w:r>
            </w:ins>
            <w:ins w:id="150" w:author="Nadia" w:date="2022-07-12T16:47:00Z">
              <w:r w:rsidR="00390470">
                <w:rPr>
                  <w:rFonts w:ascii="Times New Roman" w:hAnsi="Times New Roman" w:cs="Times New Roman"/>
                  <w:lang w:val="en-US"/>
                </w:rPr>
                <w:t xml:space="preserve">d in complexity </w:t>
              </w:r>
            </w:ins>
            <w:ins w:id="151" w:author="Nadia" w:date="2022-07-12T16:45:00Z">
              <w:r w:rsidR="00390470">
                <w:rPr>
                  <w:rFonts w:ascii="Times New Roman" w:hAnsi="Times New Roman" w:cs="Times New Roman"/>
                  <w:lang w:val="en-US"/>
                </w:rPr>
                <w:t xml:space="preserve">H cryptocurrency dealings are </w:t>
              </w:r>
            </w:ins>
            <w:ins w:id="152" w:author="Nadia" w:date="2022-07-12T16:46:00Z">
              <w:r w:rsidR="00390470">
                <w:rPr>
                  <w:rFonts w:ascii="Times New Roman" w:hAnsi="Times New Roman" w:cs="Times New Roman"/>
                  <w:lang w:val="en-US"/>
                </w:rPr>
                <w:t>on par with what we would expect of an institutional market participant</w:t>
              </w:r>
            </w:ins>
            <w:ins w:id="153" w:author="Nadia" w:date="2022-07-12T16:47:00Z">
              <w:r w:rsidR="00390470">
                <w:rPr>
                  <w:rFonts w:ascii="Times New Roman" w:hAnsi="Times New Roman" w:cs="Times New Roman"/>
                  <w:lang w:val="en-US"/>
                </w:rPr>
                <w:t xml:space="preserve"> and market maker.</w:t>
              </w:r>
            </w:ins>
            <w:ins w:id="154" w:author="Nadia" w:date="2022-07-12T16:48:00Z">
              <w:r w:rsidR="002D2A64">
                <w:rPr>
                  <w:rFonts w:ascii="Times New Roman" w:hAnsi="Times New Roman" w:cs="Times New Roman"/>
                  <w:lang w:val="en-US"/>
                </w:rPr>
                <w:t xml:space="preserve"> The complexity is further compounded by the skeletal disclosures which arrive drip by drip and</w:t>
              </w:r>
            </w:ins>
            <w:ins w:id="155" w:author="Nadia" w:date="2022-07-12T16:49:00Z">
              <w:r w:rsidR="002D2A64">
                <w:rPr>
                  <w:rFonts w:ascii="Times New Roman" w:hAnsi="Times New Roman" w:cs="Times New Roman"/>
                  <w:lang w:val="en-US"/>
                </w:rPr>
                <w:t xml:space="preserve"> are far from sufficient. H has only disclosed what he is prepared to disclose to the tax authorities, maybe even less as he has not provided a</w:t>
              </w:r>
            </w:ins>
            <w:ins w:id="156" w:author="Nadia" w:date="2022-07-12T16:50:00Z">
              <w:r w:rsidR="002D2A64">
                <w:rPr>
                  <w:rFonts w:ascii="Times New Roman" w:hAnsi="Times New Roman" w:cs="Times New Roman"/>
                  <w:lang w:val="en-US"/>
                </w:rPr>
                <w:t xml:space="preserve">ny of the tax returns for 2019, 2020, and 2021. These should in theory include crypto assets as H is preparing the bring to the surface part of the crypto </w:t>
              </w:r>
            </w:ins>
            <w:ins w:id="157" w:author="Nadia" w:date="2022-07-12T16:51:00Z">
              <w:r w:rsidR="002D2A64">
                <w:rPr>
                  <w:rFonts w:ascii="Times New Roman" w:hAnsi="Times New Roman" w:cs="Times New Roman"/>
                  <w:lang w:val="en-US"/>
                </w:rPr>
                <w:t xml:space="preserve">busine ss to avoid tax audits and regulatory scrutiny. H crypto asset revenue generating activities, </w:t>
              </w:r>
              <w:r w:rsidR="002D2A64">
                <w:rPr>
                  <w:rFonts w:ascii="Times New Roman" w:hAnsi="Times New Roman" w:cs="Times New Roman"/>
                  <w:lang w:val="en-US"/>
                </w:rPr>
                <w:lastRenderedPageBreak/>
                <w:t>tr</w:t>
              </w:r>
            </w:ins>
            <w:ins w:id="158" w:author="Nadia" w:date="2022-07-12T16:52:00Z">
              <w:r w:rsidR="002D2A64">
                <w:rPr>
                  <w:rFonts w:ascii="Times New Roman" w:hAnsi="Times New Roman" w:cs="Times New Roman"/>
                  <w:lang w:val="en-US"/>
                </w:rPr>
                <w:t xml:space="preserve">ading (including bot trading), mining, </w:t>
              </w:r>
              <w:proofErr w:type="spellStart"/>
              <w:r w:rsidR="002D2A64">
                <w:rPr>
                  <w:rFonts w:ascii="Times New Roman" w:hAnsi="Times New Roman" w:cs="Times New Roman"/>
                  <w:lang w:val="en-US"/>
                </w:rPr>
                <w:t>DeFi</w:t>
              </w:r>
              <w:proofErr w:type="spellEnd"/>
              <w:r w:rsidR="002D2A64">
                <w:rPr>
                  <w:rFonts w:ascii="Times New Roman" w:hAnsi="Times New Roman" w:cs="Times New Roman"/>
                  <w:lang w:val="en-US"/>
                </w:rPr>
                <w:t xml:space="preserve"> </w:t>
              </w:r>
              <w:proofErr w:type="gramStart"/>
              <w:r w:rsidR="002D2A64">
                <w:rPr>
                  <w:rFonts w:ascii="Times New Roman" w:hAnsi="Times New Roman" w:cs="Times New Roman"/>
                  <w:lang w:val="en-US"/>
                </w:rPr>
                <w:t>etc..</w:t>
              </w:r>
            </w:ins>
            <w:proofErr w:type="gramEnd"/>
            <w:ins w:id="159" w:author="Nadia" w:date="2022-07-12T16:47:00Z">
              <w:r w:rsidR="002D2A64">
                <w:rPr>
                  <w:rFonts w:ascii="Times New Roman" w:hAnsi="Times New Roman" w:cs="Times New Roman"/>
                  <w:lang w:val="en-US"/>
                </w:rPr>
                <w:t xml:space="preserve"> require</w:t>
              </w:r>
            </w:ins>
            <w:ins w:id="160" w:author="Nadia" w:date="2022-07-12T16:52:00Z">
              <w:r w:rsidR="002D2A64">
                <w:rPr>
                  <w:rFonts w:ascii="Times New Roman" w:hAnsi="Times New Roman" w:cs="Times New Roman"/>
                  <w:lang w:val="en-US"/>
                </w:rPr>
                <w:t>s</w:t>
              </w:r>
            </w:ins>
            <w:ins w:id="161" w:author="Nadia" w:date="2022-07-12T16:47:00Z">
              <w:r w:rsidR="002D2A64">
                <w:rPr>
                  <w:rFonts w:ascii="Times New Roman" w:hAnsi="Times New Roman" w:cs="Times New Roman"/>
                  <w:lang w:val="en-US"/>
                </w:rPr>
                <w:t xml:space="preserve"> specialized knowledge</w:t>
              </w:r>
            </w:ins>
            <w:ins w:id="162" w:author="Nadia" w:date="2022-07-12T16:48:00Z">
              <w:r w:rsidR="002D2A64">
                <w:rPr>
                  <w:rFonts w:ascii="Times New Roman" w:hAnsi="Times New Roman" w:cs="Times New Roman"/>
                  <w:lang w:val="en-US"/>
                </w:rPr>
                <w:t xml:space="preserve">. </w:t>
              </w:r>
            </w:ins>
            <w:del w:id="163" w:author="Nadia" w:date="2022-07-12T16:40:00Z">
              <w:r w:rsidRPr="00460824" w:rsidDel="003C0BD2">
                <w:rPr>
                  <w:rFonts w:ascii="Times New Roman" w:hAnsi="Times New Roman" w:cs="Times New Roman"/>
                  <w:lang w:val="en-US"/>
                </w:rPr>
                <w:delText>N/A</w:delText>
              </w:r>
            </w:del>
          </w:p>
        </w:tc>
      </w:tr>
      <w:tr w:rsidR="000F31D8" w14:paraId="4E57232B" w14:textId="77777777" w:rsidTr="00460824">
        <w:tc>
          <w:tcPr>
            <w:tcW w:w="3804" w:type="dxa"/>
          </w:tcPr>
          <w:p w14:paraId="10B84A47" w14:textId="198F9A72" w:rsidR="00524ED6" w:rsidRPr="00460824" w:rsidRDefault="00000000" w:rsidP="005C4F96">
            <w:pPr>
              <w:spacing w:line="360" w:lineRule="auto"/>
              <w:jc w:val="both"/>
              <w:rPr>
                <w:rFonts w:ascii="Times New Roman" w:hAnsi="Times New Roman" w:cs="Times New Roman"/>
                <w:b/>
                <w:bCs/>
                <w:lang w:val="en-US"/>
              </w:rPr>
            </w:pPr>
            <w:r w:rsidRPr="00460824">
              <w:rPr>
                <w:rFonts w:ascii="Times New Roman" w:hAnsi="Times New Roman" w:cs="Times New Roman"/>
                <w:b/>
                <w:bCs/>
                <w:color w:val="000000"/>
                <w:shd w:val="clear" w:color="auto" w:fill="FFFFFF"/>
              </w:rPr>
              <w:lastRenderedPageBreak/>
              <w:t>Substantial assets are held through the medium of unquoted corporate entities and detailed expert valuation evidence will be required</w:t>
            </w:r>
          </w:p>
        </w:tc>
        <w:tc>
          <w:tcPr>
            <w:tcW w:w="4508" w:type="dxa"/>
          </w:tcPr>
          <w:p w14:paraId="09063620" w14:textId="59CA2DEB" w:rsidR="00524ED6" w:rsidRPr="00460824" w:rsidRDefault="00000000" w:rsidP="005C4F96">
            <w:pPr>
              <w:spacing w:line="360" w:lineRule="auto"/>
              <w:jc w:val="both"/>
              <w:rPr>
                <w:rFonts w:ascii="Times New Roman" w:hAnsi="Times New Roman" w:cs="Times New Roman"/>
                <w:lang w:val="en-US"/>
              </w:rPr>
            </w:pPr>
            <w:r w:rsidRPr="00460824">
              <w:rPr>
                <w:rFonts w:ascii="Times New Roman" w:hAnsi="Times New Roman" w:cs="Times New Roman"/>
                <w:color w:val="000000"/>
                <w:shd w:val="clear" w:color="auto" w:fill="FFFFFF"/>
              </w:rPr>
              <w:t xml:space="preserve">Substantial assets </w:t>
            </w:r>
            <w:r w:rsidRPr="00460824">
              <w:rPr>
                <w:rFonts w:ascii="Times New Roman" w:hAnsi="Times New Roman" w:cs="Times New Roman"/>
                <w:i/>
                <w:iCs/>
                <w:color w:val="000000"/>
                <w:shd w:val="clear" w:color="auto" w:fill="FFFFFF"/>
              </w:rPr>
              <w:t>are</w:t>
            </w:r>
            <w:r w:rsidRPr="00460824">
              <w:rPr>
                <w:rFonts w:ascii="Times New Roman" w:hAnsi="Times New Roman" w:cs="Times New Roman"/>
                <w:color w:val="000000"/>
                <w:shd w:val="clear" w:color="auto" w:fill="FFFFFF"/>
              </w:rPr>
              <w:t xml:space="preserve"> held through the medium of unquoted corporate </w:t>
            </w:r>
            <w:r w:rsidR="00B33F95" w:rsidRPr="00460824">
              <w:rPr>
                <w:rFonts w:ascii="Times New Roman" w:hAnsi="Times New Roman" w:cs="Times New Roman"/>
                <w:color w:val="000000"/>
                <w:shd w:val="clear" w:color="auto" w:fill="FFFFFF"/>
              </w:rPr>
              <w:t>entities,</w:t>
            </w:r>
            <w:r w:rsidRPr="00460824">
              <w:rPr>
                <w:rFonts w:ascii="Times New Roman" w:hAnsi="Times New Roman" w:cs="Times New Roman"/>
                <w:color w:val="000000"/>
                <w:shd w:val="clear" w:color="auto" w:fill="FFFFFF"/>
              </w:rPr>
              <w:t xml:space="preserve"> but </w:t>
            </w:r>
            <w:r w:rsidR="00D20F3F" w:rsidRPr="00460824">
              <w:rPr>
                <w:rFonts w:ascii="Times New Roman" w:hAnsi="Times New Roman" w:cs="Times New Roman"/>
                <w:color w:val="000000"/>
                <w:shd w:val="clear" w:color="auto" w:fill="FFFFFF"/>
              </w:rPr>
              <w:t>valuation</w:t>
            </w:r>
            <w:r w:rsidRPr="00460824">
              <w:rPr>
                <w:rFonts w:ascii="Times New Roman" w:hAnsi="Times New Roman" w:cs="Times New Roman"/>
                <w:color w:val="000000"/>
                <w:shd w:val="clear" w:color="auto" w:fill="FFFFFF"/>
              </w:rPr>
              <w:t xml:space="preserve"> is not thought </w:t>
            </w:r>
            <w:r w:rsidR="00D20F3F" w:rsidRPr="00460824">
              <w:rPr>
                <w:rFonts w:ascii="Times New Roman" w:hAnsi="Times New Roman" w:cs="Times New Roman"/>
                <w:color w:val="000000"/>
                <w:shd w:val="clear" w:color="auto" w:fill="FFFFFF"/>
              </w:rPr>
              <w:t>necessary</w:t>
            </w:r>
            <w:r w:rsidRPr="00460824">
              <w:rPr>
                <w:rFonts w:ascii="Times New Roman" w:hAnsi="Times New Roman" w:cs="Times New Roman"/>
                <w:color w:val="000000"/>
                <w:shd w:val="clear" w:color="auto" w:fill="FFFFFF"/>
              </w:rPr>
              <w:t xml:space="preserve"> if the </w:t>
            </w:r>
            <w:r w:rsidR="00D20F3F" w:rsidRPr="00460824">
              <w:rPr>
                <w:rFonts w:ascii="Times New Roman" w:hAnsi="Times New Roman" w:cs="Times New Roman"/>
                <w:color w:val="000000"/>
                <w:shd w:val="clear" w:color="auto" w:fill="FFFFFF"/>
              </w:rPr>
              <w:t>equity in the entities are divided equally</w:t>
            </w:r>
          </w:p>
        </w:tc>
      </w:tr>
      <w:tr w:rsidR="000F31D8" w14:paraId="2C307DAF" w14:textId="77777777" w:rsidTr="00460824">
        <w:tc>
          <w:tcPr>
            <w:tcW w:w="3804" w:type="dxa"/>
          </w:tcPr>
          <w:p w14:paraId="7FED15A3" w14:textId="077954E9" w:rsidR="00524ED6" w:rsidRPr="00460824" w:rsidRDefault="00000000" w:rsidP="005C4F96">
            <w:pPr>
              <w:spacing w:line="360" w:lineRule="auto"/>
              <w:ind w:right="180"/>
              <w:jc w:val="both"/>
              <w:textAlignment w:val="baseline"/>
              <w:rPr>
                <w:rFonts w:ascii="Times New Roman" w:eastAsia="Times New Roman" w:hAnsi="Times New Roman" w:cs="Times New Roman"/>
                <w:b/>
                <w:bCs/>
                <w:color w:val="000000"/>
                <w:lang w:eastAsia="en-GB"/>
              </w:rPr>
            </w:pPr>
            <w:r w:rsidRPr="00DC6A02">
              <w:rPr>
                <w:rFonts w:ascii="Times New Roman" w:eastAsia="Times New Roman" w:hAnsi="Times New Roman" w:cs="Times New Roman"/>
                <w:b/>
                <w:bCs/>
                <w:color w:val="000000"/>
                <w:lang w:eastAsia="en-GB"/>
              </w:rPr>
              <w:t>A serious, carefully considered and potentially influential argument is being advanced of</w:t>
            </w:r>
            <w:r w:rsidRPr="00460824">
              <w:rPr>
                <w:rFonts w:ascii="Times New Roman" w:eastAsia="Times New Roman" w:hAnsi="Times New Roman" w:cs="Times New Roman"/>
                <w:b/>
                <w:bCs/>
                <w:color w:val="000000"/>
                <w:lang w:eastAsia="en-GB"/>
              </w:rPr>
              <w:t xml:space="preserve"> </w:t>
            </w:r>
            <w:r w:rsidRPr="00DC6A02">
              <w:rPr>
                <w:rFonts w:ascii="Times New Roman" w:eastAsia="Times New Roman" w:hAnsi="Times New Roman" w:cs="Times New Roman"/>
                <w:b/>
                <w:bCs/>
                <w:color w:val="000000"/>
                <w:lang w:eastAsia="en-GB"/>
              </w:rPr>
              <w:t>(a) compensation,</w:t>
            </w:r>
            <w:r w:rsidRPr="00460824">
              <w:rPr>
                <w:rFonts w:ascii="Times New Roman" w:eastAsia="Times New Roman" w:hAnsi="Times New Roman" w:cs="Times New Roman"/>
                <w:b/>
                <w:bCs/>
                <w:color w:val="000000"/>
                <w:lang w:eastAsia="en-GB"/>
              </w:rPr>
              <w:t xml:space="preserve"> (</w:t>
            </w:r>
            <w:r w:rsidRPr="00DC6A02">
              <w:rPr>
                <w:rFonts w:ascii="Times New Roman" w:eastAsia="Times New Roman" w:hAnsi="Times New Roman" w:cs="Times New Roman"/>
                <w:b/>
                <w:bCs/>
                <w:color w:val="000000"/>
                <w:lang w:eastAsia="en-GB"/>
              </w:rPr>
              <w:t>b) non-matrimonial property, o</w:t>
            </w:r>
            <w:r w:rsidRPr="00460824">
              <w:rPr>
                <w:rFonts w:ascii="Times New Roman" w:eastAsia="Times New Roman" w:hAnsi="Times New Roman" w:cs="Times New Roman"/>
                <w:b/>
                <w:bCs/>
                <w:color w:val="000000"/>
                <w:lang w:eastAsia="en-GB"/>
              </w:rPr>
              <w:t xml:space="preserve">r </w:t>
            </w:r>
            <w:r w:rsidRPr="00DC6A02">
              <w:rPr>
                <w:rFonts w:ascii="Times New Roman" w:eastAsia="Times New Roman" w:hAnsi="Times New Roman" w:cs="Times New Roman"/>
                <w:b/>
                <w:bCs/>
                <w:color w:val="000000"/>
                <w:lang w:eastAsia="en-GB"/>
              </w:rPr>
              <w:t>(c) conduct.</w:t>
            </w:r>
          </w:p>
        </w:tc>
        <w:tc>
          <w:tcPr>
            <w:tcW w:w="4508" w:type="dxa"/>
          </w:tcPr>
          <w:p w14:paraId="4564196E" w14:textId="7AF10A5E" w:rsidR="00524ED6" w:rsidRPr="00460824" w:rsidRDefault="00000000" w:rsidP="005C4F96">
            <w:pPr>
              <w:spacing w:line="360" w:lineRule="auto"/>
              <w:jc w:val="both"/>
              <w:rPr>
                <w:rFonts w:ascii="Times New Roman" w:hAnsi="Times New Roman" w:cs="Times New Roman"/>
                <w:lang w:val="en-US"/>
              </w:rPr>
            </w:pPr>
            <w:r>
              <w:rPr>
                <w:rFonts w:ascii="Times New Roman" w:hAnsi="Times New Roman" w:cs="Times New Roman"/>
                <w:lang w:val="en-US"/>
              </w:rPr>
              <w:t xml:space="preserve">The issue of conduct is live </w:t>
            </w:r>
            <w:r w:rsidR="003F2D97">
              <w:rPr>
                <w:rFonts w:ascii="Times New Roman" w:hAnsi="Times New Roman" w:cs="Times New Roman"/>
                <w:lang w:val="en-US"/>
              </w:rPr>
              <w:t xml:space="preserve">– the Wife accuses the </w:t>
            </w:r>
            <w:r w:rsidR="00386A92">
              <w:rPr>
                <w:rFonts w:ascii="Times New Roman" w:hAnsi="Times New Roman" w:cs="Times New Roman"/>
                <w:lang w:val="en-US"/>
              </w:rPr>
              <w:t>Husband</w:t>
            </w:r>
            <w:r w:rsidR="003F2D97">
              <w:rPr>
                <w:rFonts w:ascii="Times New Roman" w:hAnsi="Times New Roman" w:cs="Times New Roman"/>
                <w:lang w:val="en-US"/>
              </w:rPr>
              <w:t xml:space="preserve"> of non</w:t>
            </w:r>
            <w:r w:rsidR="00386A92">
              <w:rPr>
                <w:rFonts w:ascii="Times New Roman" w:hAnsi="Times New Roman" w:cs="Times New Roman"/>
                <w:lang w:val="en-US"/>
              </w:rPr>
              <w:t>-disclosure</w:t>
            </w:r>
            <w:ins w:id="164" w:author="Nadia" w:date="2022-07-12T16:09:00Z">
              <w:r w:rsidR="00D07315">
                <w:rPr>
                  <w:rFonts w:ascii="Times New Roman" w:hAnsi="Times New Roman" w:cs="Times New Roman"/>
                  <w:lang w:val="en-US"/>
                </w:rPr>
                <w:t>, assets held under third parties</w:t>
              </w:r>
            </w:ins>
            <w:ins w:id="165" w:author="Nadia" w:date="2022-07-12T16:10:00Z">
              <w:r w:rsidR="00D07315">
                <w:rPr>
                  <w:rFonts w:ascii="Times New Roman" w:hAnsi="Times New Roman" w:cs="Times New Roman"/>
                  <w:lang w:val="en-US"/>
                </w:rPr>
                <w:t>’ names</w:t>
              </w:r>
            </w:ins>
            <w:ins w:id="166" w:author="Nadia" w:date="2022-07-12T16:13:00Z">
              <w:r w:rsidR="00467171">
                <w:rPr>
                  <w:rFonts w:ascii="Times New Roman" w:hAnsi="Times New Roman" w:cs="Times New Roman"/>
                  <w:lang w:val="en-US"/>
                </w:rPr>
                <w:t xml:space="preserve"> (</w:t>
              </w:r>
              <w:proofErr w:type="spellStart"/>
              <w:r w:rsidR="00467171">
                <w:rPr>
                  <w:rFonts w:ascii="Times New Roman" w:hAnsi="Times New Roman" w:cs="Times New Roman"/>
                  <w:lang w:val="en-US"/>
                </w:rPr>
                <w:t>Ambulnz</w:t>
              </w:r>
              <w:proofErr w:type="spellEnd"/>
              <w:r w:rsidR="00467171">
                <w:rPr>
                  <w:rFonts w:ascii="Times New Roman" w:hAnsi="Times New Roman" w:cs="Times New Roman"/>
                  <w:lang w:val="en-US"/>
                </w:rPr>
                <w:t xml:space="preserve">), </w:t>
              </w:r>
            </w:ins>
            <w:ins w:id="167" w:author="Nadia" w:date="2022-07-12T16:10:00Z">
              <w:r w:rsidR="00D07315">
                <w:rPr>
                  <w:rFonts w:ascii="Times New Roman" w:hAnsi="Times New Roman" w:cs="Times New Roman"/>
                  <w:lang w:val="en-US"/>
                </w:rPr>
                <w:t xml:space="preserve">misrepresentation to the IRS and £1m in litigation fees </w:t>
              </w:r>
            </w:ins>
            <w:ins w:id="168" w:author="Nadia" w:date="2022-07-12T16:11:00Z">
              <w:r w:rsidR="00467171">
                <w:rPr>
                  <w:rFonts w:ascii="Times New Roman" w:hAnsi="Times New Roman" w:cs="Times New Roman"/>
                  <w:lang w:val="en-US"/>
                </w:rPr>
                <w:t xml:space="preserve">caused by H in his attempt to hide activities which may </w:t>
              </w:r>
            </w:ins>
            <w:ins w:id="169" w:author="Nadia" w:date="2022-07-12T16:12:00Z">
              <w:r w:rsidR="00467171">
                <w:rPr>
                  <w:rFonts w:ascii="Times New Roman" w:hAnsi="Times New Roman" w:cs="Times New Roman"/>
                  <w:lang w:val="en-US"/>
                </w:rPr>
                <w:t xml:space="preserve">have do not </w:t>
              </w:r>
            </w:ins>
            <w:ins w:id="170" w:author="Nadia" w:date="2022-07-12T16:13:00Z">
              <w:r w:rsidR="00467171">
                <w:rPr>
                  <w:rFonts w:ascii="Times New Roman" w:hAnsi="Times New Roman" w:cs="Times New Roman"/>
                  <w:lang w:val="en-US"/>
                </w:rPr>
                <w:t>have full approval of the regulators</w:t>
              </w:r>
            </w:ins>
            <w:r w:rsidR="003F2D97">
              <w:rPr>
                <w:rFonts w:ascii="Times New Roman" w:hAnsi="Times New Roman" w:cs="Times New Roman"/>
                <w:lang w:val="en-US"/>
              </w:rPr>
              <w:t xml:space="preserve">; </w:t>
            </w:r>
            <w:r w:rsidR="00AF2D3B">
              <w:rPr>
                <w:rFonts w:ascii="Times New Roman" w:hAnsi="Times New Roman" w:cs="Times New Roman"/>
                <w:lang w:val="en-US"/>
              </w:rPr>
              <w:t>each party accuses the other of litigation misconduct</w:t>
            </w:r>
          </w:p>
        </w:tc>
      </w:tr>
      <w:tr w:rsidR="000F31D8" w14:paraId="68A56CB3" w14:textId="77777777" w:rsidTr="00460824">
        <w:tc>
          <w:tcPr>
            <w:tcW w:w="3804" w:type="dxa"/>
          </w:tcPr>
          <w:p w14:paraId="5B526B8E" w14:textId="76162D78" w:rsidR="00524ED6" w:rsidRPr="00460824" w:rsidRDefault="00000000" w:rsidP="005C4F96">
            <w:pPr>
              <w:spacing w:line="360" w:lineRule="auto"/>
              <w:jc w:val="both"/>
              <w:rPr>
                <w:rFonts w:ascii="Times New Roman" w:hAnsi="Times New Roman" w:cs="Times New Roman"/>
                <w:b/>
                <w:bCs/>
                <w:lang w:val="en-US"/>
              </w:rPr>
            </w:pPr>
            <w:r w:rsidRPr="00460824">
              <w:rPr>
                <w:rFonts w:ascii="Times New Roman" w:hAnsi="Times New Roman" w:cs="Times New Roman"/>
                <w:b/>
                <w:bCs/>
                <w:color w:val="000000"/>
                <w:shd w:val="clear" w:color="auto" w:fill="FFFFFF"/>
              </w:rPr>
              <w:t>There are serious, substantial third party claims to the assets otherwise subject to the dispositive powers of the court</w:t>
            </w:r>
            <w:bookmarkStart w:id="171" w:name="ORIGHIT_22"/>
            <w:bookmarkStart w:id="172" w:name="HIT_22"/>
            <w:bookmarkEnd w:id="171"/>
            <w:bookmarkEnd w:id="172"/>
          </w:p>
        </w:tc>
        <w:tc>
          <w:tcPr>
            <w:tcW w:w="4508" w:type="dxa"/>
          </w:tcPr>
          <w:p w14:paraId="03F4FD48" w14:textId="28E95E71" w:rsidR="00524ED6" w:rsidRPr="00460824" w:rsidRDefault="00000000" w:rsidP="005C4F96">
            <w:pPr>
              <w:spacing w:line="360" w:lineRule="auto"/>
              <w:jc w:val="both"/>
              <w:rPr>
                <w:rFonts w:ascii="Times New Roman" w:hAnsi="Times New Roman" w:cs="Times New Roman"/>
                <w:lang w:val="en-US"/>
              </w:rPr>
            </w:pPr>
            <w:r>
              <w:rPr>
                <w:rFonts w:ascii="Times New Roman" w:hAnsi="Times New Roman" w:cs="Times New Roman"/>
                <w:lang w:val="en-US"/>
              </w:rPr>
              <w:t xml:space="preserve">The Husband asserts that </w:t>
            </w:r>
            <w:r w:rsidR="00B60A0D">
              <w:rPr>
                <w:rFonts w:ascii="Times New Roman" w:hAnsi="Times New Roman" w:cs="Times New Roman"/>
                <w:lang w:val="en-US"/>
              </w:rPr>
              <w:t xml:space="preserve">50% of his </w:t>
            </w:r>
            <w:r w:rsidR="00057684">
              <w:rPr>
                <w:rFonts w:ascii="Times New Roman" w:hAnsi="Times New Roman" w:cs="Times New Roman"/>
                <w:lang w:val="en-US"/>
              </w:rPr>
              <w:t>shareholding in Mint Green [Coin</w:t>
            </w:r>
            <w:r w:rsidR="0075045A">
              <w:rPr>
                <w:rFonts w:ascii="Times New Roman" w:hAnsi="Times New Roman" w:cs="Times New Roman"/>
                <w:lang w:val="en-US"/>
              </w:rPr>
              <w:t>S</w:t>
            </w:r>
            <w:r w:rsidR="00057684">
              <w:rPr>
                <w:rFonts w:ascii="Times New Roman" w:hAnsi="Times New Roman" w:cs="Times New Roman"/>
                <w:lang w:val="en-US"/>
              </w:rPr>
              <w:t>hare</w:t>
            </w:r>
            <w:r w:rsidR="0075045A">
              <w:rPr>
                <w:rFonts w:ascii="Times New Roman" w:hAnsi="Times New Roman" w:cs="Times New Roman"/>
                <w:lang w:val="en-US"/>
              </w:rPr>
              <w:t>s</w:t>
            </w:r>
            <w:r w:rsidR="00057684">
              <w:rPr>
                <w:rFonts w:ascii="Times New Roman" w:hAnsi="Times New Roman" w:cs="Times New Roman"/>
                <w:lang w:val="en-US"/>
              </w:rPr>
              <w:t>]</w:t>
            </w:r>
            <w:r w:rsidR="00013200">
              <w:rPr>
                <w:rFonts w:ascii="Times New Roman" w:hAnsi="Times New Roman" w:cs="Times New Roman"/>
                <w:lang w:val="en-US"/>
              </w:rPr>
              <w:t xml:space="preserve"> </w:t>
            </w:r>
            <w:r w:rsidR="00013200" w:rsidRPr="00013200">
              <w:rPr>
                <w:rFonts w:ascii="Times New Roman" w:hAnsi="Times New Roman" w:cs="Times New Roman"/>
                <w:b/>
                <w:bCs/>
                <w:lang w:val="en-US"/>
              </w:rPr>
              <w:t>[e380]</w:t>
            </w:r>
            <w:r w:rsidR="00057684">
              <w:rPr>
                <w:rFonts w:ascii="Times New Roman" w:hAnsi="Times New Roman" w:cs="Times New Roman"/>
                <w:lang w:val="en-US"/>
              </w:rPr>
              <w:t xml:space="preserve"> is held on behalf of Marsha Kutke</w:t>
            </w:r>
            <w:r w:rsidR="00565C5C">
              <w:rPr>
                <w:rFonts w:ascii="Times New Roman" w:hAnsi="Times New Roman" w:cs="Times New Roman"/>
                <w:lang w:val="en-US"/>
              </w:rPr>
              <w:t xml:space="preserve">vitch (a director of </w:t>
            </w:r>
            <w:proofErr w:type="spellStart"/>
            <w:r w:rsidR="00565C5C">
              <w:rPr>
                <w:rFonts w:ascii="Times New Roman" w:hAnsi="Times New Roman" w:cs="Times New Roman"/>
                <w:lang w:val="en-US"/>
              </w:rPr>
              <w:t>EMViyra</w:t>
            </w:r>
            <w:proofErr w:type="spellEnd"/>
            <w:r w:rsidR="00565C5C">
              <w:rPr>
                <w:rFonts w:ascii="Times New Roman" w:hAnsi="Times New Roman" w:cs="Times New Roman"/>
                <w:lang w:val="en-US"/>
              </w:rPr>
              <w:t>)</w:t>
            </w:r>
            <w:ins w:id="173" w:author="Nadia" w:date="2022-07-12T16:13:00Z">
              <w:r w:rsidR="00467171">
                <w:rPr>
                  <w:rFonts w:ascii="Times New Roman" w:hAnsi="Times New Roman" w:cs="Times New Roman"/>
                  <w:lang w:val="en-US"/>
                </w:rPr>
                <w:t xml:space="preserve">. The </w:t>
              </w:r>
            </w:ins>
            <w:ins w:id="174" w:author="Nadia" w:date="2022-07-12T16:14:00Z">
              <w:r w:rsidR="00467171">
                <w:rPr>
                  <w:rFonts w:ascii="Times New Roman" w:hAnsi="Times New Roman" w:cs="Times New Roman"/>
                  <w:lang w:val="en-US"/>
                </w:rPr>
                <w:t>Husband asserts that Mr. Sal Gargano invested in Chia mining equipment, this is extremely unlikely. Miss Mol</w:t>
              </w:r>
            </w:ins>
            <w:ins w:id="175" w:author="Nadia" w:date="2022-07-12T16:15:00Z">
              <w:r w:rsidR="00467171">
                <w:rPr>
                  <w:rFonts w:ascii="Times New Roman" w:hAnsi="Times New Roman" w:cs="Times New Roman"/>
                  <w:lang w:val="en-US"/>
                </w:rPr>
                <w:t>ina runs a</w:t>
              </w:r>
            </w:ins>
            <w:ins w:id="176" w:author="Nadia" w:date="2022-07-12T16:27:00Z">
              <w:r w:rsidR="00C65EA7">
                <w:rPr>
                  <w:rFonts w:ascii="Times New Roman" w:hAnsi="Times New Roman" w:cs="Times New Roman"/>
                  <w:lang w:val="en-US"/>
                </w:rPr>
                <w:t>n escort business in D</w:t>
              </w:r>
            </w:ins>
            <w:ins w:id="177" w:author="Nadia" w:date="2022-07-12T16:29:00Z">
              <w:r w:rsidR="00C65EA7">
                <w:rPr>
                  <w:rFonts w:ascii="Times New Roman" w:hAnsi="Times New Roman" w:cs="Times New Roman"/>
                  <w:lang w:val="en-US"/>
                </w:rPr>
                <w:t>ubai</w:t>
              </w:r>
            </w:ins>
            <w:ins w:id="178" w:author="Nadia" w:date="2022-07-12T16:28:00Z">
              <w:r w:rsidR="00C65EA7">
                <w:rPr>
                  <w:rFonts w:ascii="Times New Roman" w:hAnsi="Times New Roman" w:cs="Times New Roman"/>
                  <w:lang w:val="en-US"/>
                </w:rPr>
                <w:t xml:space="preserve"> and London</w:t>
              </w:r>
            </w:ins>
            <w:ins w:id="179" w:author="Nadia" w:date="2022-07-12T16:30:00Z">
              <w:r w:rsidR="00C65EA7">
                <w:rPr>
                  <w:rFonts w:ascii="Times New Roman" w:hAnsi="Times New Roman" w:cs="Times New Roman"/>
                  <w:lang w:val="en-US"/>
                </w:rPr>
                <w:t>.</w:t>
              </w:r>
            </w:ins>
            <w:ins w:id="180" w:author="Nadia" w:date="2022-07-12T16:28:00Z">
              <w:r w:rsidR="00C65EA7">
                <w:rPr>
                  <w:rFonts w:ascii="Times New Roman" w:hAnsi="Times New Roman" w:cs="Times New Roman"/>
                  <w:lang w:val="en-US"/>
                </w:rPr>
                <w:t xml:space="preserve"> </w:t>
              </w:r>
            </w:ins>
            <w:ins w:id="181" w:author="Nadia" w:date="2022-07-12T16:30:00Z">
              <w:r w:rsidR="00C65EA7">
                <w:rPr>
                  <w:rFonts w:ascii="Times New Roman" w:hAnsi="Times New Roman" w:cs="Times New Roman"/>
                  <w:lang w:val="en-US"/>
                </w:rPr>
                <w:t>B</w:t>
              </w:r>
            </w:ins>
            <w:ins w:id="182" w:author="Nadia" w:date="2022-07-12T16:29:00Z">
              <w:r w:rsidR="00C65EA7">
                <w:rPr>
                  <w:rFonts w:ascii="Times New Roman" w:hAnsi="Times New Roman" w:cs="Times New Roman"/>
                  <w:lang w:val="en-US"/>
                </w:rPr>
                <w:t xml:space="preserve">y her own admission </w:t>
              </w:r>
            </w:ins>
            <w:ins w:id="183" w:author="Nadia" w:date="2022-07-12T16:30:00Z">
              <w:r w:rsidR="00C65EA7">
                <w:rPr>
                  <w:rFonts w:ascii="Times New Roman" w:hAnsi="Times New Roman" w:cs="Times New Roman"/>
                  <w:lang w:val="en-US"/>
                </w:rPr>
                <w:t>in her</w:t>
              </w:r>
            </w:ins>
            <w:ins w:id="184" w:author="Nadia" w:date="2022-07-12T16:29:00Z">
              <w:r w:rsidR="00C65EA7">
                <w:rPr>
                  <w:rFonts w:ascii="Times New Roman" w:hAnsi="Times New Roman" w:cs="Times New Roman"/>
                  <w:lang w:val="en-US"/>
                </w:rPr>
                <w:t xml:space="preserve"> publicl</w:t>
              </w:r>
            </w:ins>
            <w:ins w:id="185" w:author="Nadia" w:date="2022-07-12T16:30:00Z">
              <w:r w:rsidR="00C65EA7">
                <w:rPr>
                  <w:rFonts w:ascii="Times New Roman" w:hAnsi="Times New Roman" w:cs="Times New Roman"/>
                  <w:lang w:val="en-US"/>
                </w:rPr>
                <w:t xml:space="preserve">y available YouTube channel, she claims H is the ‘Mastermind’ behind the business and he helped her </w:t>
              </w:r>
            </w:ins>
            <w:ins w:id="186" w:author="Nadia" w:date="2022-07-12T16:31:00Z">
              <w:r w:rsidR="009D7E34">
                <w:rPr>
                  <w:rFonts w:ascii="Times New Roman" w:hAnsi="Times New Roman" w:cs="Times New Roman"/>
                  <w:lang w:val="en-US"/>
                </w:rPr>
                <w:t xml:space="preserve">with the book-keeping. H started invoicing her clients in Bitcoins and </w:t>
              </w:r>
            </w:ins>
            <w:ins w:id="187" w:author="Nadia" w:date="2022-07-12T16:32:00Z">
              <w:r w:rsidR="009D7E34">
                <w:rPr>
                  <w:rFonts w:ascii="Times New Roman" w:hAnsi="Times New Roman" w:cs="Times New Roman"/>
                  <w:lang w:val="en-US"/>
                </w:rPr>
                <w:t>used these crypto addresses for some of his own activities. Miss Molina is a person on interest in crypto and</w:t>
              </w:r>
            </w:ins>
            <w:ins w:id="188" w:author="Nadia" w:date="2022-07-12T16:28:00Z">
              <w:r w:rsidR="00C65EA7">
                <w:rPr>
                  <w:rFonts w:ascii="Times New Roman" w:hAnsi="Times New Roman" w:cs="Times New Roman"/>
                  <w:lang w:val="en-US"/>
                </w:rPr>
                <w:t xml:space="preserve"> is a third party wh</w:t>
              </w:r>
            </w:ins>
            <w:ins w:id="189" w:author="Nadia" w:date="2022-07-12T16:33:00Z">
              <w:r w:rsidR="009D7E34">
                <w:rPr>
                  <w:rFonts w:ascii="Times New Roman" w:hAnsi="Times New Roman" w:cs="Times New Roman"/>
                  <w:lang w:val="en-US"/>
                </w:rPr>
                <w:t xml:space="preserve">o </w:t>
              </w:r>
            </w:ins>
            <w:ins w:id="190" w:author="Nadia" w:date="2022-07-12T16:28:00Z">
              <w:r w:rsidR="00C65EA7">
                <w:rPr>
                  <w:rFonts w:ascii="Times New Roman" w:hAnsi="Times New Roman" w:cs="Times New Roman"/>
                  <w:lang w:val="en-US"/>
                </w:rPr>
                <w:t>p</w:t>
              </w:r>
            </w:ins>
            <w:ins w:id="191" w:author="Nadia" w:date="2022-07-12T16:29:00Z">
              <w:r w:rsidR="00C65EA7">
                <w:rPr>
                  <w:rFonts w:ascii="Times New Roman" w:hAnsi="Times New Roman" w:cs="Times New Roman"/>
                  <w:lang w:val="en-US"/>
                </w:rPr>
                <w:t>ark</w:t>
              </w:r>
            </w:ins>
            <w:ins w:id="192" w:author="Nadia" w:date="2022-07-12T16:33:00Z">
              <w:r w:rsidR="009D7E34">
                <w:rPr>
                  <w:rFonts w:ascii="Times New Roman" w:hAnsi="Times New Roman" w:cs="Times New Roman"/>
                  <w:lang w:val="en-US"/>
                </w:rPr>
                <w:t>s</w:t>
              </w:r>
            </w:ins>
            <w:ins w:id="193" w:author="Nadia" w:date="2022-07-12T16:29:00Z">
              <w:r w:rsidR="00C65EA7">
                <w:rPr>
                  <w:rFonts w:ascii="Times New Roman" w:hAnsi="Times New Roman" w:cs="Times New Roman"/>
                  <w:lang w:val="en-US"/>
                </w:rPr>
                <w:t xml:space="preserve"> assets </w:t>
              </w:r>
            </w:ins>
            <w:ins w:id="194" w:author="Nadia" w:date="2022-07-12T16:33:00Z">
              <w:r w:rsidR="009D7E34">
                <w:rPr>
                  <w:rFonts w:ascii="Times New Roman" w:hAnsi="Times New Roman" w:cs="Times New Roman"/>
                  <w:lang w:val="en-US"/>
                </w:rPr>
                <w:t xml:space="preserve">under her name for the benefit of H. Other third-party collaborators include Mike </w:t>
              </w:r>
              <w:proofErr w:type="spellStart"/>
              <w:r w:rsidR="009D7E34">
                <w:rPr>
                  <w:rFonts w:ascii="Times New Roman" w:hAnsi="Times New Roman" w:cs="Times New Roman"/>
                  <w:lang w:val="en-US"/>
                </w:rPr>
                <w:t>Deeg</w:t>
              </w:r>
            </w:ins>
            <w:proofErr w:type="spellEnd"/>
            <w:ins w:id="195" w:author="Nadia" w:date="2022-07-12T16:34:00Z">
              <w:r w:rsidR="009D7E34">
                <w:rPr>
                  <w:rFonts w:ascii="Times New Roman" w:hAnsi="Times New Roman" w:cs="Times New Roman"/>
                  <w:lang w:val="en-US"/>
                </w:rPr>
                <w:t>,</w:t>
              </w:r>
            </w:ins>
            <w:ins w:id="196" w:author="Nadia" w:date="2022-07-12T16:33:00Z">
              <w:r w:rsidR="009D7E34">
                <w:rPr>
                  <w:rFonts w:ascii="Times New Roman" w:hAnsi="Times New Roman" w:cs="Times New Roman"/>
                  <w:lang w:val="en-US"/>
                </w:rPr>
                <w:t xml:space="preserve"> of course, but also</w:t>
              </w:r>
            </w:ins>
            <w:ins w:id="197" w:author="Nadia" w:date="2022-07-12T16:34:00Z">
              <w:r w:rsidR="009D7E34">
                <w:rPr>
                  <w:rFonts w:ascii="Times New Roman" w:hAnsi="Times New Roman" w:cs="Times New Roman"/>
                  <w:lang w:val="en-US"/>
                </w:rPr>
                <w:t xml:space="preserve"> Mr. and Mrs. Gargano, </w:t>
              </w:r>
            </w:ins>
            <w:ins w:id="198" w:author="Nadia" w:date="2022-07-12T16:36:00Z">
              <w:r w:rsidR="009D7E34">
                <w:rPr>
                  <w:rFonts w:ascii="Times New Roman" w:hAnsi="Times New Roman" w:cs="Times New Roman"/>
                  <w:lang w:val="en-US"/>
                </w:rPr>
                <w:t xml:space="preserve">Dendy </w:t>
              </w:r>
              <w:proofErr w:type="spellStart"/>
              <w:r w:rsidR="009D7E34">
                <w:rPr>
                  <w:rFonts w:ascii="Times New Roman" w:hAnsi="Times New Roman" w:cs="Times New Roman"/>
                  <w:lang w:val="en-US"/>
                </w:rPr>
                <w:t>Suhubdi</w:t>
              </w:r>
              <w:proofErr w:type="spellEnd"/>
              <w:r w:rsidR="009D7E34">
                <w:rPr>
                  <w:rFonts w:ascii="Times New Roman" w:hAnsi="Times New Roman" w:cs="Times New Roman"/>
                  <w:lang w:val="en-US"/>
                </w:rPr>
                <w:t xml:space="preserve">, </w:t>
              </w:r>
            </w:ins>
            <w:ins w:id="199" w:author="Nadia" w:date="2022-07-12T16:34:00Z">
              <w:r w:rsidR="009D7E34">
                <w:rPr>
                  <w:rFonts w:ascii="Times New Roman" w:hAnsi="Times New Roman" w:cs="Times New Roman"/>
                  <w:lang w:val="en-US"/>
                </w:rPr>
                <w:t xml:space="preserve">CEO of </w:t>
              </w:r>
              <w:proofErr w:type="spellStart"/>
              <w:r w:rsidR="009D7E34">
                <w:rPr>
                  <w:rFonts w:ascii="Times New Roman" w:hAnsi="Times New Roman" w:cs="Times New Roman"/>
                  <w:lang w:val="en-US"/>
                </w:rPr>
                <w:t>Bitwyre</w:t>
              </w:r>
            </w:ins>
            <w:proofErr w:type="spellEnd"/>
            <w:ins w:id="200" w:author="Nadia" w:date="2022-07-12T16:36:00Z">
              <w:r w:rsidR="009D7E34">
                <w:rPr>
                  <w:rFonts w:ascii="Times New Roman" w:hAnsi="Times New Roman" w:cs="Times New Roman"/>
                  <w:lang w:val="en-US"/>
                </w:rPr>
                <w:t xml:space="preserve">, </w:t>
              </w:r>
            </w:ins>
          </w:p>
        </w:tc>
      </w:tr>
      <w:tr w:rsidR="000F31D8" w14:paraId="50B3DB46" w14:textId="77777777" w:rsidTr="00460824">
        <w:tc>
          <w:tcPr>
            <w:tcW w:w="3804" w:type="dxa"/>
          </w:tcPr>
          <w:p w14:paraId="7BAE74B2" w14:textId="1AED03CC" w:rsidR="00DC6A02" w:rsidRPr="00460824" w:rsidRDefault="00000000" w:rsidP="005C4F96">
            <w:pPr>
              <w:spacing w:line="360" w:lineRule="auto"/>
              <w:jc w:val="both"/>
              <w:rPr>
                <w:rFonts w:ascii="Times New Roman" w:hAnsi="Times New Roman" w:cs="Times New Roman"/>
                <w:b/>
                <w:bCs/>
                <w:color w:val="000000"/>
                <w:shd w:val="clear" w:color="auto" w:fill="FFFFFF"/>
              </w:rPr>
            </w:pPr>
            <w:r w:rsidRPr="00460824">
              <w:rPr>
                <w:rFonts w:ascii="Times New Roman" w:hAnsi="Times New Roman" w:cs="Times New Roman"/>
                <w:b/>
                <w:bCs/>
                <w:color w:val="000000"/>
                <w:shd w:val="clear" w:color="auto" w:fill="FFFFFF"/>
              </w:rPr>
              <w:t>There is a serious, carefully considered and potentially influential issue as to the effect of a nuptial agreement.</w:t>
            </w:r>
          </w:p>
        </w:tc>
        <w:tc>
          <w:tcPr>
            <w:tcW w:w="4508" w:type="dxa"/>
          </w:tcPr>
          <w:p w14:paraId="6EBFD74F" w14:textId="69CC5352" w:rsidR="00DC6A02" w:rsidRPr="00460824" w:rsidRDefault="00000000" w:rsidP="005C4F96">
            <w:pPr>
              <w:spacing w:line="360" w:lineRule="auto"/>
              <w:jc w:val="both"/>
              <w:rPr>
                <w:rFonts w:ascii="Times New Roman" w:hAnsi="Times New Roman" w:cs="Times New Roman"/>
                <w:lang w:val="en-US"/>
              </w:rPr>
            </w:pPr>
            <w:r>
              <w:rPr>
                <w:rFonts w:ascii="Times New Roman" w:hAnsi="Times New Roman" w:cs="Times New Roman"/>
                <w:lang w:val="en-US"/>
              </w:rPr>
              <w:t>N/A</w:t>
            </w:r>
          </w:p>
        </w:tc>
      </w:tr>
      <w:tr w:rsidR="000F31D8" w14:paraId="699B555A" w14:textId="77777777" w:rsidTr="00460824">
        <w:tc>
          <w:tcPr>
            <w:tcW w:w="3804" w:type="dxa"/>
          </w:tcPr>
          <w:p w14:paraId="3E5239C4" w14:textId="6F88D536" w:rsidR="00DC6A02" w:rsidRPr="00460824" w:rsidRDefault="00000000" w:rsidP="005C4F96">
            <w:pPr>
              <w:spacing w:line="360" w:lineRule="auto"/>
              <w:jc w:val="both"/>
              <w:rPr>
                <w:rFonts w:ascii="Times New Roman" w:hAnsi="Times New Roman" w:cs="Times New Roman"/>
                <w:b/>
                <w:bCs/>
                <w:color w:val="000000"/>
                <w:shd w:val="clear" w:color="auto" w:fill="FFFFFF"/>
              </w:rPr>
            </w:pPr>
            <w:r w:rsidRPr="00460824">
              <w:rPr>
                <w:rFonts w:ascii="Times New Roman" w:hAnsi="Times New Roman" w:cs="Times New Roman"/>
                <w:b/>
                <w:bCs/>
                <w:color w:val="000000"/>
                <w:shd w:val="clear" w:color="auto" w:fill="FFFFFF"/>
              </w:rPr>
              <w:lastRenderedPageBreak/>
              <w:t>The application involves a novel and important point of law</w:t>
            </w:r>
          </w:p>
        </w:tc>
        <w:tc>
          <w:tcPr>
            <w:tcW w:w="4508" w:type="dxa"/>
          </w:tcPr>
          <w:p w14:paraId="737EFC20" w14:textId="297F6645" w:rsidR="00DC6A02" w:rsidRPr="00460824" w:rsidRDefault="00000000" w:rsidP="005C4F96">
            <w:pPr>
              <w:spacing w:line="360" w:lineRule="auto"/>
              <w:jc w:val="both"/>
              <w:rPr>
                <w:rFonts w:ascii="Times New Roman" w:hAnsi="Times New Roman" w:cs="Times New Roman"/>
                <w:lang w:val="en-US"/>
              </w:rPr>
            </w:pPr>
            <w:r>
              <w:rPr>
                <w:rFonts w:ascii="Times New Roman" w:hAnsi="Times New Roman" w:cs="Times New Roman"/>
                <w:lang w:val="en-US"/>
              </w:rPr>
              <w:t>N/A</w:t>
            </w:r>
          </w:p>
        </w:tc>
      </w:tr>
    </w:tbl>
    <w:p w14:paraId="5FA8E193" w14:textId="3C8CB161" w:rsidR="00524ED6" w:rsidRDefault="00524ED6" w:rsidP="00DC6A02">
      <w:pPr>
        <w:spacing w:after="0" w:line="360" w:lineRule="auto"/>
        <w:jc w:val="both"/>
        <w:rPr>
          <w:rFonts w:ascii="Times New Roman" w:hAnsi="Times New Roman" w:cs="Times New Roman"/>
          <w:sz w:val="24"/>
          <w:szCs w:val="24"/>
          <w:lang w:val="en-US"/>
        </w:rPr>
      </w:pPr>
    </w:p>
    <w:p w14:paraId="7C7DA86E" w14:textId="2EA22958" w:rsidR="006510DA" w:rsidRPr="006510DA" w:rsidRDefault="00000000" w:rsidP="006510DA">
      <w:pPr>
        <w:pStyle w:val="ListParagraph"/>
        <w:spacing w:after="0" w:line="360" w:lineRule="auto"/>
        <w:jc w:val="both"/>
        <w:rPr>
          <w:rFonts w:ascii="Times New Roman" w:hAnsi="Times New Roman" w:cs="Times New Roman"/>
          <w:sz w:val="24"/>
          <w:szCs w:val="24"/>
          <w:u w:val="single"/>
          <w:lang w:val="en-US"/>
        </w:rPr>
      </w:pPr>
      <w:r w:rsidRPr="006510DA">
        <w:rPr>
          <w:rFonts w:ascii="Times New Roman" w:hAnsi="Times New Roman" w:cs="Times New Roman"/>
          <w:sz w:val="24"/>
          <w:szCs w:val="24"/>
          <w:u w:val="single"/>
          <w:lang w:val="en-US"/>
        </w:rPr>
        <w:t xml:space="preserve">Imerman </w:t>
      </w:r>
    </w:p>
    <w:p w14:paraId="5F426244" w14:textId="207C11E2" w:rsidR="006510DA" w:rsidRDefault="00000000" w:rsidP="006510DA">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This comprised </w:t>
      </w:r>
      <w:del w:id="201" w:author="Nadia" w:date="2022-07-12T16:25:00Z">
        <w:r w:rsidR="00E13909" w:rsidDel="00C65EA7">
          <w:rPr>
            <w:rFonts w:ascii="Times New Roman" w:hAnsi="Times New Roman" w:cs="Times New Roman"/>
            <w:sz w:val="24"/>
            <w:szCs w:val="24"/>
            <w:lang w:val="en-US"/>
          </w:rPr>
          <w:delText>(a)</w:delText>
        </w:r>
        <w:r w:rsidR="00845326" w:rsidDel="00C65EA7">
          <w:rPr>
            <w:rFonts w:ascii="Times New Roman" w:hAnsi="Times New Roman" w:cs="Times New Roman"/>
            <w:sz w:val="24"/>
            <w:szCs w:val="24"/>
            <w:lang w:val="en-US"/>
          </w:rPr>
          <w:delText xml:space="preserve">a hard copy file of print </w:delText>
        </w:r>
        <w:r w:rsidR="00E9645E" w:rsidDel="00C65EA7">
          <w:rPr>
            <w:rFonts w:ascii="Times New Roman" w:hAnsi="Times New Roman" w:cs="Times New Roman"/>
            <w:sz w:val="24"/>
            <w:szCs w:val="24"/>
            <w:lang w:val="en-US"/>
          </w:rPr>
          <w:delText>outs from</w:delText>
        </w:r>
        <w:r w:rsidR="00324A3A" w:rsidDel="00C65EA7">
          <w:rPr>
            <w:rFonts w:ascii="Times New Roman" w:hAnsi="Times New Roman" w:cs="Times New Roman"/>
            <w:sz w:val="24"/>
            <w:szCs w:val="24"/>
            <w:lang w:val="en-US"/>
          </w:rPr>
          <w:delText xml:space="preserve"> </w:delText>
        </w:r>
        <w:r w:rsidR="00E9645E" w:rsidDel="00C65EA7">
          <w:rPr>
            <w:rFonts w:ascii="Times New Roman" w:hAnsi="Times New Roman" w:cs="Times New Roman"/>
            <w:sz w:val="24"/>
            <w:szCs w:val="24"/>
            <w:lang w:val="en-US"/>
          </w:rPr>
          <w:delText>the lap top computer used by the parties’ daughter</w:delText>
        </w:r>
      </w:del>
      <w:del w:id="202" w:author="Nadia" w:date="2022-07-12T16:22:00Z">
        <w:r w:rsidR="00E9645E" w:rsidDel="008B13CD">
          <w:rPr>
            <w:rFonts w:ascii="Times New Roman" w:hAnsi="Times New Roman" w:cs="Times New Roman"/>
            <w:sz w:val="24"/>
            <w:szCs w:val="24"/>
            <w:lang w:val="en-US"/>
          </w:rPr>
          <w:delText xml:space="preserve"> Jade Mia</w:delText>
        </w:r>
      </w:del>
      <w:del w:id="203" w:author="Nadia" w:date="2022-07-12T16:25:00Z">
        <w:r w:rsidR="00157312" w:rsidDel="00C65EA7">
          <w:rPr>
            <w:rFonts w:ascii="Times New Roman" w:hAnsi="Times New Roman" w:cs="Times New Roman"/>
            <w:sz w:val="24"/>
            <w:szCs w:val="24"/>
            <w:lang w:val="en-US"/>
          </w:rPr>
          <w:delText>,</w:delText>
        </w:r>
      </w:del>
      <w:r w:rsidR="00157312">
        <w:rPr>
          <w:rFonts w:ascii="Times New Roman" w:hAnsi="Times New Roman" w:cs="Times New Roman"/>
          <w:sz w:val="24"/>
          <w:szCs w:val="24"/>
          <w:lang w:val="en-US"/>
        </w:rPr>
        <w:t xml:space="preserve"> </w:t>
      </w:r>
      <w:r w:rsidR="00E13909">
        <w:rPr>
          <w:rFonts w:ascii="Times New Roman" w:hAnsi="Times New Roman" w:cs="Times New Roman"/>
          <w:sz w:val="24"/>
          <w:szCs w:val="24"/>
          <w:lang w:val="en-US"/>
        </w:rPr>
        <w:t>(</w:t>
      </w:r>
      <w:ins w:id="204" w:author="Nadia" w:date="2022-07-12T16:25:00Z">
        <w:r w:rsidR="00C65EA7">
          <w:rPr>
            <w:rFonts w:ascii="Times New Roman" w:hAnsi="Times New Roman" w:cs="Times New Roman"/>
            <w:sz w:val="24"/>
            <w:szCs w:val="24"/>
            <w:lang w:val="en-US"/>
          </w:rPr>
          <w:t>a</w:t>
        </w:r>
      </w:ins>
      <w:del w:id="205" w:author="Nadia" w:date="2022-07-12T16:25:00Z">
        <w:r w:rsidR="00E13909" w:rsidDel="00C65EA7">
          <w:rPr>
            <w:rFonts w:ascii="Times New Roman" w:hAnsi="Times New Roman" w:cs="Times New Roman"/>
            <w:sz w:val="24"/>
            <w:szCs w:val="24"/>
            <w:lang w:val="en-US"/>
          </w:rPr>
          <w:delText>b</w:delText>
        </w:r>
      </w:del>
      <w:r w:rsidR="00E13909">
        <w:rPr>
          <w:rFonts w:ascii="Times New Roman" w:hAnsi="Times New Roman" w:cs="Times New Roman"/>
          <w:sz w:val="24"/>
          <w:szCs w:val="24"/>
          <w:lang w:val="en-US"/>
        </w:rPr>
        <w:t xml:space="preserve">) </w:t>
      </w:r>
      <w:r w:rsidR="00157312">
        <w:rPr>
          <w:rFonts w:ascii="Times New Roman" w:hAnsi="Times New Roman" w:cs="Times New Roman"/>
          <w:sz w:val="24"/>
          <w:szCs w:val="24"/>
          <w:lang w:val="en-US"/>
        </w:rPr>
        <w:t xml:space="preserve">the lap </w:t>
      </w:r>
      <w:r w:rsidR="00357DA8">
        <w:rPr>
          <w:rFonts w:ascii="Times New Roman" w:hAnsi="Times New Roman" w:cs="Times New Roman"/>
          <w:sz w:val="24"/>
          <w:szCs w:val="24"/>
          <w:lang w:val="en-US"/>
        </w:rPr>
        <w:t>top</w:t>
      </w:r>
      <w:r w:rsidR="00157312">
        <w:rPr>
          <w:rFonts w:ascii="Times New Roman" w:hAnsi="Times New Roman" w:cs="Times New Roman"/>
          <w:sz w:val="24"/>
          <w:szCs w:val="24"/>
          <w:lang w:val="en-US"/>
        </w:rPr>
        <w:t xml:space="preserve"> </w:t>
      </w:r>
      <w:ins w:id="206" w:author="Nadia" w:date="2022-07-12T16:25:00Z">
        <w:r w:rsidR="00C65EA7">
          <w:rPr>
            <w:rFonts w:ascii="Times New Roman" w:hAnsi="Times New Roman" w:cs="Times New Roman"/>
            <w:sz w:val="24"/>
            <w:szCs w:val="24"/>
            <w:lang w:val="en-US"/>
          </w:rPr>
          <w:t>H ga</w:t>
        </w:r>
      </w:ins>
      <w:ins w:id="207" w:author="Nadia" w:date="2022-07-12T16:26:00Z">
        <w:r w:rsidR="00C65EA7">
          <w:rPr>
            <w:rFonts w:ascii="Times New Roman" w:hAnsi="Times New Roman" w:cs="Times New Roman"/>
            <w:sz w:val="24"/>
            <w:szCs w:val="24"/>
            <w:lang w:val="en-US"/>
          </w:rPr>
          <w:t>ve his daughter</w:t>
        </w:r>
      </w:ins>
      <w:ins w:id="208" w:author="Nadia" w:date="2022-07-12T16:52:00Z">
        <w:r w:rsidR="00171BF0">
          <w:rPr>
            <w:rFonts w:ascii="Times New Roman" w:hAnsi="Times New Roman" w:cs="Times New Roman"/>
            <w:sz w:val="24"/>
            <w:szCs w:val="24"/>
            <w:lang w:val="en-US"/>
          </w:rPr>
          <w:t xml:space="preserve"> in secret of W’s knowledg</w:t>
        </w:r>
      </w:ins>
      <w:ins w:id="209" w:author="Nadia" w:date="2022-07-12T16:53:00Z">
        <w:r w:rsidR="00171BF0">
          <w:rPr>
            <w:rFonts w:ascii="Times New Roman" w:hAnsi="Times New Roman" w:cs="Times New Roman"/>
            <w:sz w:val="24"/>
            <w:szCs w:val="24"/>
            <w:lang w:val="en-US"/>
          </w:rPr>
          <w:t>e</w:t>
        </w:r>
      </w:ins>
      <w:ins w:id="210" w:author="Nadia" w:date="2022-07-12T16:26:00Z">
        <w:r w:rsidR="00C65EA7">
          <w:rPr>
            <w:rFonts w:ascii="Times New Roman" w:hAnsi="Times New Roman" w:cs="Times New Roman"/>
            <w:sz w:val="24"/>
            <w:szCs w:val="24"/>
            <w:lang w:val="en-US"/>
          </w:rPr>
          <w:t xml:space="preserve"> to watch</w:t>
        </w:r>
      </w:ins>
      <w:ins w:id="211" w:author="Nadia" w:date="2022-07-12T16:53:00Z">
        <w:r w:rsidR="00171BF0">
          <w:rPr>
            <w:rFonts w:ascii="Times New Roman" w:hAnsi="Times New Roman" w:cs="Times New Roman"/>
            <w:sz w:val="24"/>
            <w:szCs w:val="24"/>
            <w:lang w:val="en-US"/>
          </w:rPr>
          <w:t xml:space="preserve"> movies</w:t>
        </w:r>
      </w:ins>
      <w:ins w:id="212" w:author="Nadia" w:date="2022-07-12T16:26:00Z">
        <w:r w:rsidR="00C65EA7">
          <w:rPr>
            <w:rFonts w:ascii="Times New Roman" w:hAnsi="Times New Roman" w:cs="Times New Roman"/>
            <w:sz w:val="24"/>
            <w:szCs w:val="24"/>
            <w:lang w:val="en-US"/>
          </w:rPr>
          <w:t xml:space="preserve"> </w:t>
        </w:r>
      </w:ins>
      <w:del w:id="213" w:author="Nadia" w:date="2022-07-12T16:25:00Z">
        <w:r w:rsidR="00357DA8" w:rsidDel="00C65EA7">
          <w:rPr>
            <w:rFonts w:ascii="Times New Roman" w:hAnsi="Times New Roman" w:cs="Times New Roman"/>
            <w:sz w:val="24"/>
            <w:szCs w:val="24"/>
            <w:lang w:val="en-US"/>
          </w:rPr>
          <w:delText>itself</w:delText>
        </w:r>
      </w:del>
      <w:r w:rsidR="00157312">
        <w:rPr>
          <w:rFonts w:ascii="Times New Roman" w:hAnsi="Times New Roman" w:cs="Times New Roman"/>
          <w:sz w:val="24"/>
          <w:szCs w:val="24"/>
          <w:lang w:val="en-US"/>
        </w:rPr>
        <w:t xml:space="preserve">, </w:t>
      </w:r>
      <w:r w:rsidR="00E13909">
        <w:rPr>
          <w:rFonts w:ascii="Times New Roman" w:hAnsi="Times New Roman" w:cs="Times New Roman"/>
          <w:sz w:val="24"/>
          <w:szCs w:val="24"/>
          <w:lang w:val="en-US"/>
        </w:rPr>
        <w:t>(</w:t>
      </w:r>
      <w:ins w:id="214" w:author="Nadia" w:date="2022-07-12T16:53:00Z">
        <w:r w:rsidR="00171BF0">
          <w:rPr>
            <w:rFonts w:ascii="Times New Roman" w:hAnsi="Times New Roman" w:cs="Times New Roman"/>
            <w:sz w:val="24"/>
            <w:szCs w:val="24"/>
            <w:lang w:val="en-US"/>
          </w:rPr>
          <w:t>b</w:t>
        </w:r>
      </w:ins>
      <w:del w:id="215" w:author="Nadia" w:date="2022-07-12T16:53:00Z">
        <w:r w:rsidR="00E13909" w:rsidDel="00171BF0">
          <w:rPr>
            <w:rFonts w:ascii="Times New Roman" w:hAnsi="Times New Roman" w:cs="Times New Roman"/>
            <w:sz w:val="24"/>
            <w:szCs w:val="24"/>
            <w:lang w:val="en-US"/>
          </w:rPr>
          <w:delText>c</w:delText>
        </w:r>
      </w:del>
      <w:r w:rsidR="00E13909">
        <w:rPr>
          <w:rFonts w:ascii="Times New Roman" w:hAnsi="Times New Roman" w:cs="Times New Roman"/>
          <w:sz w:val="24"/>
          <w:szCs w:val="24"/>
          <w:lang w:val="en-US"/>
        </w:rPr>
        <w:t xml:space="preserve">) </w:t>
      </w:r>
      <w:r w:rsidR="00157312">
        <w:rPr>
          <w:rFonts w:ascii="Times New Roman" w:hAnsi="Times New Roman" w:cs="Times New Roman"/>
          <w:sz w:val="24"/>
          <w:szCs w:val="24"/>
          <w:lang w:val="en-US"/>
        </w:rPr>
        <w:t xml:space="preserve">the </w:t>
      </w:r>
      <w:ins w:id="216" w:author="Nadia" w:date="2022-07-12T16:52:00Z">
        <w:r w:rsidR="00171BF0">
          <w:rPr>
            <w:rFonts w:ascii="Times New Roman" w:hAnsi="Times New Roman" w:cs="Times New Roman"/>
            <w:sz w:val="24"/>
            <w:szCs w:val="24"/>
            <w:lang w:val="en-US"/>
          </w:rPr>
          <w:t>O</w:t>
        </w:r>
      </w:ins>
      <w:del w:id="217" w:author="Nadia" w:date="2022-07-12T16:52:00Z">
        <w:r w:rsidR="00157312" w:rsidDel="00171BF0">
          <w:rPr>
            <w:rFonts w:ascii="Times New Roman" w:hAnsi="Times New Roman" w:cs="Times New Roman"/>
            <w:sz w:val="24"/>
            <w:szCs w:val="24"/>
            <w:lang w:val="en-US"/>
          </w:rPr>
          <w:delText>o</w:delText>
        </w:r>
      </w:del>
      <w:r w:rsidR="00157312">
        <w:rPr>
          <w:rFonts w:ascii="Times New Roman" w:hAnsi="Times New Roman" w:cs="Times New Roman"/>
          <w:sz w:val="24"/>
          <w:szCs w:val="24"/>
          <w:lang w:val="en-US"/>
        </w:rPr>
        <w:t xml:space="preserve">ne </w:t>
      </w:r>
      <w:ins w:id="218" w:author="Nadia" w:date="2022-07-12T16:52:00Z">
        <w:r w:rsidR="00171BF0">
          <w:rPr>
            <w:rFonts w:ascii="Times New Roman" w:hAnsi="Times New Roman" w:cs="Times New Roman"/>
            <w:sz w:val="24"/>
            <w:szCs w:val="24"/>
            <w:lang w:val="en-US"/>
          </w:rPr>
          <w:t>T</w:t>
        </w:r>
      </w:ins>
      <w:del w:id="219" w:author="Nadia" w:date="2022-07-12T16:52:00Z">
        <w:r w:rsidR="00157312" w:rsidDel="00171BF0">
          <w:rPr>
            <w:rFonts w:ascii="Times New Roman" w:hAnsi="Times New Roman" w:cs="Times New Roman"/>
            <w:sz w:val="24"/>
            <w:szCs w:val="24"/>
            <w:lang w:val="en-US"/>
          </w:rPr>
          <w:delText>t</w:delText>
        </w:r>
      </w:del>
      <w:r w:rsidR="00157312">
        <w:rPr>
          <w:rFonts w:ascii="Times New Roman" w:hAnsi="Times New Roman" w:cs="Times New Roman"/>
          <w:sz w:val="24"/>
          <w:szCs w:val="24"/>
          <w:lang w:val="en-US"/>
        </w:rPr>
        <w:t xml:space="preserve">ouch device </w:t>
      </w:r>
      <w:r w:rsidR="00357DA8">
        <w:rPr>
          <w:rFonts w:ascii="Times New Roman" w:hAnsi="Times New Roman" w:cs="Times New Roman"/>
          <w:sz w:val="24"/>
          <w:szCs w:val="24"/>
          <w:lang w:val="en-US"/>
        </w:rPr>
        <w:t>containing</w:t>
      </w:r>
      <w:r w:rsidR="00157312">
        <w:rPr>
          <w:rFonts w:ascii="Times New Roman" w:hAnsi="Times New Roman" w:cs="Times New Roman"/>
          <w:sz w:val="24"/>
          <w:szCs w:val="24"/>
          <w:lang w:val="en-US"/>
        </w:rPr>
        <w:t xml:space="preserve"> </w:t>
      </w:r>
      <w:r w:rsidR="00357DA8">
        <w:rPr>
          <w:rFonts w:ascii="Times New Roman" w:hAnsi="Times New Roman" w:cs="Times New Roman"/>
          <w:sz w:val="24"/>
          <w:szCs w:val="24"/>
          <w:lang w:val="en-US"/>
        </w:rPr>
        <w:t xml:space="preserve">a </w:t>
      </w:r>
      <w:r w:rsidR="00E13909">
        <w:rPr>
          <w:rFonts w:ascii="Times New Roman" w:hAnsi="Times New Roman" w:cs="Times New Roman"/>
          <w:sz w:val="24"/>
          <w:szCs w:val="24"/>
          <w:lang w:val="en-US"/>
        </w:rPr>
        <w:t>backup</w:t>
      </w:r>
      <w:r w:rsidR="00157312">
        <w:rPr>
          <w:rFonts w:ascii="Times New Roman" w:hAnsi="Times New Roman" w:cs="Times New Roman"/>
          <w:sz w:val="24"/>
          <w:szCs w:val="24"/>
          <w:lang w:val="en-US"/>
        </w:rPr>
        <w:t xml:space="preserve"> of th</w:t>
      </w:r>
      <w:ins w:id="220" w:author="Nadia" w:date="2022-07-12T16:53:00Z">
        <w:r w:rsidR="00171BF0">
          <w:rPr>
            <w:rFonts w:ascii="Times New Roman" w:hAnsi="Times New Roman" w:cs="Times New Roman"/>
            <w:sz w:val="24"/>
            <w:szCs w:val="24"/>
            <w:lang w:val="en-US"/>
          </w:rPr>
          <w:t>e laptop data</w:t>
        </w:r>
      </w:ins>
      <w:del w:id="221" w:author="Nadia" w:date="2022-07-12T16:53:00Z">
        <w:r w:rsidR="00157312" w:rsidDel="00171BF0">
          <w:rPr>
            <w:rFonts w:ascii="Times New Roman" w:hAnsi="Times New Roman" w:cs="Times New Roman"/>
            <w:sz w:val="24"/>
            <w:szCs w:val="24"/>
            <w:lang w:val="en-US"/>
          </w:rPr>
          <w:delText xml:space="preserve">at </w:delText>
        </w:r>
        <w:r w:rsidR="00357DA8" w:rsidDel="00171BF0">
          <w:rPr>
            <w:rFonts w:ascii="Times New Roman" w:hAnsi="Times New Roman" w:cs="Times New Roman"/>
            <w:sz w:val="24"/>
            <w:szCs w:val="24"/>
            <w:lang w:val="en-US"/>
          </w:rPr>
          <w:delText>material</w:delText>
        </w:r>
      </w:del>
      <w:r w:rsidR="00357DA8">
        <w:rPr>
          <w:rFonts w:ascii="Times New Roman" w:hAnsi="Times New Roman" w:cs="Times New Roman"/>
          <w:sz w:val="24"/>
          <w:szCs w:val="24"/>
          <w:lang w:val="en-US"/>
        </w:rPr>
        <w:t xml:space="preserve"> and </w:t>
      </w:r>
      <w:r w:rsidR="00E13909">
        <w:rPr>
          <w:rFonts w:ascii="Times New Roman" w:hAnsi="Times New Roman" w:cs="Times New Roman"/>
          <w:sz w:val="24"/>
          <w:szCs w:val="24"/>
          <w:lang w:val="en-US"/>
        </w:rPr>
        <w:t>(</w:t>
      </w:r>
      <w:ins w:id="222" w:author="Nadia" w:date="2022-07-12T16:53:00Z">
        <w:r w:rsidR="00171BF0">
          <w:rPr>
            <w:rFonts w:ascii="Times New Roman" w:hAnsi="Times New Roman" w:cs="Times New Roman"/>
            <w:sz w:val="24"/>
            <w:szCs w:val="24"/>
            <w:lang w:val="en-US"/>
          </w:rPr>
          <w:t>c)</w:t>
        </w:r>
      </w:ins>
      <w:del w:id="223" w:author="Nadia" w:date="2022-07-12T16:53:00Z">
        <w:r w:rsidR="00E13909" w:rsidDel="00171BF0">
          <w:rPr>
            <w:rFonts w:ascii="Times New Roman" w:hAnsi="Times New Roman" w:cs="Times New Roman"/>
            <w:sz w:val="24"/>
            <w:szCs w:val="24"/>
            <w:lang w:val="en-US"/>
          </w:rPr>
          <w:delText>d)</w:delText>
        </w:r>
      </w:del>
      <w:r w:rsidR="00E13909">
        <w:rPr>
          <w:rFonts w:ascii="Times New Roman" w:hAnsi="Times New Roman" w:cs="Times New Roman"/>
          <w:sz w:val="24"/>
          <w:szCs w:val="24"/>
          <w:lang w:val="en-US"/>
        </w:rPr>
        <w:t xml:space="preserve"> </w:t>
      </w:r>
      <w:r w:rsidR="00357DA8">
        <w:rPr>
          <w:rFonts w:ascii="Times New Roman" w:hAnsi="Times New Roman" w:cs="Times New Roman"/>
          <w:sz w:val="24"/>
          <w:szCs w:val="24"/>
          <w:lang w:val="en-US"/>
        </w:rPr>
        <w:t>a hard drive</w:t>
      </w:r>
      <w:r w:rsidR="00E13909">
        <w:rPr>
          <w:rFonts w:ascii="Times New Roman" w:hAnsi="Times New Roman" w:cs="Times New Roman"/>
          <w:sz w:val="24"/>
          <w:szCs w:val="24"/>
          <w:lang w:val="en-US"/>
        </w:rPr>
        <w:t xml:space="preserve">. </w:t>
      </w:r>
      <w:r w:rsidR="00B76876">
        <w:rPr>
          <w:rFonts w:ascii="Times New Roman" w:hAnsi="Times New Roman" w:cs="Times New Roman"/>
          <w:sz w:val="24"/>
          <w:szCs w:val="24"/>
          <w:lang w:val="en-US"/>
        </w:rPr>
        <w:t>Review by his solicitors of (</w:t>
      </w:r>
      <w:ins w:id="224" w:author="Nadia" w:date="2022-07-12T16:54:00Z">
        <w:r w:rsidR="00171BF0">
          <w:rPr>
            <w:rFonts w:ascii="Times New Roman" w:hAnsi="Times New Roman" w:cs="Times New Roman"/>
            <w:sz w:val="24"/>
            <w:szCs w:val="24"/>
            <w:lang w:val="en-US"/>
          </w:rPr>
          <w:t>a</w:t>
        </w:r>
      </w:ins>
      <w:del w:id="225" w:author="Nadia" w:date="2022-07-12T16:54:00Z">
        <w:r w:rsidR="00B76876" w:rsidDel="00171BF0">
          <w:rPr>
            <w:rFonts w:ascii="Times New Roman" w:hAnsi="Times New Roman" w:cs="Times New Roman"/>
            <w:sz w:val="24"/>
            <w:szCs w:val="24"/>
            <w:lang w:val="en-US"/>
          </w:rPr>
          <w:delText xml:space="preserve">b </w:delText>
        </w:r>
      </w:del>
      <w:r w:rsidR="00B76876">
        <w:rPr>
          <w:rFonts w:ascii="Times New Roman" w:hAnsi="Times New Roman" w:cs="Times New Roman"/>
          <w:sz w:val="24"/>
          <w:szCs w:val="24"/>
          <w:lang w:val="en-US"/>
        </w:rPr>
        <w:t>)-(</w:t>
      </w:r>
      <w:ins w:id="226" w:author="Nadia" w:date="2022-07-12T16:54:00Z">
        <w:r w:rsidR="00171BF0">
          <w:rPr>
            <w:rFonts w:ascii="Times New Roman" w:hAnsi="Times New Roman" w:cs="Times New Roman"/>
            <w:sz w:val="24"/>
            <w:szCs w:val="24"/>
            <w:lang w:val="en-US"/>
          </w:rPr>
          <w:t>c</w:t>
        </w:r>
      </w:ins>
      <w:del w:id="227" w:author="Nadia" w:date="2022-07-12T16:54:00Z">
        <w:r w:rsidR="00B76876" w:rsidDel="00171BF0">
          <w:rPr>
            <w:rFonts w:ascii="Times New Roman" w:hAnsi="Times New Roman" w:cs="Times New Roman"/>
            <w:sz w:val="24"/>
            <w:szCs w:val="24"/>
            <w:lang w:val="en-US"/>
          </w:rPr>
          <w:delText>d</w:delText>
        </w:r>
      </w:del>
      <w:r w:rsidR="00B76876">
        <w:rPr>
          <w:rFonts w:ascii="Times New Roman" w:hAnsi="Times New Roman" w:cs="Times New Roman"/>
          <w:sz w:val="24"/>
          <w:szCs w:val="24"/>
          <w:lang w:val="en-US"/>
        </w:rPr>
        <w:t xml:space="preserve">) was </w:t>
      </w:r>
      <w:proofErr w:type="spellStart"/>
      <w:r w:rsidR="00B76876">
        <w:rPr>
          <w:rFonts w:ascii="Times New Roman" w:hAnsi="Times New Roman" w:cs="Times New Roman"/>
          <w:sz w:val="24"/>
          <w:szCs w:val="24"/>
          <w:lang w:val="en-US"/>
        </w:rPr>
        <w:t>paused</w:t>
      </w:r>
      <w:proofErr w:type="spellEnd"/>
      <w:r w:rsidR="00B76876">
        <w:rPr>
          <w:rFonts w:ascii="Times New Roman" w:hAnsi="Times New Roman" w:cs="Times New Roman"/>
          <w:sz w:val="24"/>
          <w:szCs w:val="24"/>
          <w:lang w:val="en-US"/>
        </w:rPr>
        <w:t xml:space="preserve"> by agreement</w:t>
      </w:r>
      <w:r w:rsidR="00A1758C">
        <w:rPr>
          <w:rFonts w:ascii="Times New Roman" w:hAnsi="Times New Roman" w:cs="Times New Roman"/>
          <w:sz w:val="24"/>
          <w:szCs w:val="24"/>
          <w:lang w:val="en-US"/>
        </w:rPr>
        <w:t xml:space="preserve"> [letter </w:t>
      </w:r>
      <w:r w:rsidR="008B5BA9">
        <w:rPr>
          <w:rFonts w:ascii="Times New Roman" w:hAnsi="Times New Roman" w:cs="Times New Roman"/>
          <w:sz w:val="24"/>
          <w:szCs w:val="24"/>
          <w:lang w:val="en-US"/>
        </w:rPr>
        <w:t>20</w:t>
      </w:r>
      <w:r w:rsidR="008B5BA9" w:rsidRPr="008B5BA9">
        <w:rPr>
          <w:rFonts w:ascii="Times New Roman" w:hAnsi="Times New Roman" w:cs="Times New Roman"/>
          <w:sz w:val="24"/>
          <w:szCs w:val="24"/>
          <w:vertAlign w:val="superscript"/>
          <w:lang w:val="en-US"/>
        </w:rPr>
        <w:t>th</w:t>
      </w:r>
      <w:r w:rsidR="008B5BA9">
        <w:rPr>
          <w:rFonts w:ascii="Times New Roman" w:hAnsi="Times New Roman" w:cs="Times New Roman"/>
          <w:sz w:val="24"/>
          <w:szCs w:val="24"/>
          <w:lang w:val="en-US"/>
        </w:rPr>
        <w:t xml:space="preserve"> May 2021]</w:t>
      </w:r>
      <w:r w:rsidR="00B76876">
        <w:rPr>
          <w:rFonts w:ascii="Times New Roman" w:hAnsi="Times New Roman" w:cs="Times New Roman"/>
          <w:sz w:val="24"/>
          <w:szCs w:val="24"/>
          <w:lang w:val="en-US"/>
        </w:rPr>
        <w:t xml:space="preserve">, in advance of the FDR (and without prejudice to </w:t>
      </w:r>
      <w:r w:rsidR="00A1758C">
        <w:rPr>
          <w:rFonts w:ascii="Times New Roman" w:hAnsi="Times New Roman" w:cs="Times New Roman"/>
          <w:sz w:val="24"/>
          <w:szCs w:val="24"/>
          <w:lang w:val="en-US"/>
        </w:rPr>
        <w:t>the right to call for that review to be resumed)</w:t>
      </w:r>
      <w:r w:rsidR="006D0646">
        <w:rPr>
          <w:rFonts w:ascii="Times New Roman" w:hAnsi="Times New Roman" w:cs="Times New Roman"/>
          <w:sz w:val="24"/>
          <w:szCs w:val="24"/>
          <w:lang w:val="en-US"/>
        </w:rPr>
        <w:t>.</w:t>
      </w:r>
      <w:r w:rsidR="00A437D8">
        <w:rPr>
          <w:rFonts w:ascii="Times New Roman" w:hAnsi="Times New Roman" w:cs="Times New Roman"/>
          <w:sz w:val="24"/>
          <w:szCs w:val="24"/>
          <w:lang w:val="en-US"/>
        </w:rPr>
        <w:t xml:space="preserve">  It must</w:t>
      </w:r>
      <w:r>
        <w:rPr>
          <w:rStyle w:val="FootnoteReference"/>
          <w:rFonts w:ascii="Times New Roman" w:hAnsi="Times New Roman" w:cs="Times New Roman"/>
          <w:sz w:val="24"/>
          <w:szCs w:val="24"/>
          <w:lang w:val="en-US"/>
        </w:rPr>
        <w:footnoteReference w:id="10"/>
      </w:r>
      <w:r w:rsidR="00A437D8">
        <w:rPr>
          <w:rFonts w:ascii="Times New Roman" w:hAnsi="Times New Roman" w:cs="Times New Roman"/>
          <w:sz w:val="24"/>
          <w:szCs w:val="24"/>
          <w:lang w:val="en-US"/>
        </w:rPr>
        <w:t xml:space="preserve"> now be resumed</w:t>
      </w:r>
      <w:r w:rsidR="00762316">
        <w:rPr>
          <w:rFonts w:ascii="Times New Roman" w:hAnsi="Times New Roman" w:cs="Times New Roman"/>
          <w:sz w:val="24"/>
          <w:szCs w:val="24"/>
          <w:lang w:val="en-US"/>
        </w:rPr>
        <w:t xml:space="preserve"> –</w:t>
      </w:r>
      <w:ins w:id="228" w:author="Nadia" w:date="2022-07-12T16:55:00Z">
        <w:r w:rsidR="00171BF0">
          <w:rPr>
            <w:rFonts w:ascii="Times New Roman" w:hAnsi="Times New Roman" w:cs="Times New Roman"/>
            <w:sz w:val="24"/>
            <w:szCs w:val="24"/>
            <w:lang w:val="en-US"/>
          </w:rPr>
          <w:t xml:space="preserve"> In light of previous searches undertaken by H solicitors </w:t>
        </w:r>
      </w:ins>
      <w:ins w:id="229" w:author="Nadia" w:date="2022-07-12T16:56:00Z">
        <w:r w:rsidR="00171BF0">
          <w:rPr>
            <w:rFonts w:ascii="Times New Roman" w:hAnsi="Times New Roman" w:cs="Times New Roman"/>
            <w:sz w:val="24"/>
            <w:szCs w:val="24"/>
            <w:lang w:val="en-US"/>
          </w:rPr>
          <w:t xml:space="preserve">in the course of these proceedings, </w:t>
        </w:r>
        <w:proofErr w:type="spellStart"/>
        <w:r w:rsidR="00171BF0">
          <w:rPr>
            <w:rFonts w:ascii="Times New Roman" w:hAnsi="Times New Roman" w:cs="Times New Roman"/>
            <w:sz w:val="24"/>
            <w:szCs w:val="24"/>
            <w:lang w:val="en-US"/>
          </w:rPr>
          <w:t>W</w:t>
        </w:r>
        <w:proofErr w:type="spellEnd"/>
        <w:r w:rsidR="00171BF0">
          <w:rPr>
            <w:rFonts w:ascii="Times New Roman" w:hAnsi="Times New Roman" w:cs="Times New Roman"/>
            <w:sz w:val="24"/>
            <w:szCs w:val="24"/>
            <w:lang w:val="en-US"/>
          </w:rPr>
          <w:t xml:space="preserve"> would like an independent </w:t>
        </w:r>
      </w:ins>
      <w:ins w:id="230" w:author="Nadia" w:date="2022-07-12T16:57:00Z">
        <w:r w:rsidR="00171BF0">
          <w:rPr>
            <w:rFonts w:ascii="Times New Roman" w:hAnsi="Times New Roman" w:cs="Times New Roman"/>
            <w:sz w:val="24"/>
            <w:szCs w:val="24"/>
            <w:lang w:val="en-US"/>
          </w:rPr>
          <w:t>party</w:t>
        </w:r>
      </w:ins>
      <w:ins w:id="231" w:author="Nadia" w:date="2022-07-12T16:56:00Z">
        <w:r w:rsidR="00171BF0">
          <w:rPr>
            <w:rFonts w:ascii="Times New Roman" w:hAnsi="Times New Roman" w:cs="Times New Roman"/>
            <w:sz w:val="24"/>
            <w:szCs w:val="24"/>
            <w:lang w:val="en-US"/>
          </w:rPr>
          <w:t xml:space="preserve"> to conduct</w:t>
        </w:r>
      </w:ins>
      <w:ins w:id="232" w:author="Nadia" w:date="2022-07-12T16:57:00Z">
        <w:r w:rsidR="00171BF0">
          <w:rPr>
            <w:rFonts w:ascii="Times New Roman" w:hAnsi="Times New Roman" w:cs="Times New Roman"/>
            <w:sz w:val="24"/>
            <w:szCs w:val="24"/>
            <w:lang w:val="en-US"/>
          </w:rPr>
          <w:t xml:space="preserve"> the review of the Imerman exercise</w:t>
        </w:r>
      </w:ins>
      <w:del w:id="233" w:author="Nadia" w:date="2022-07-12T16:55:00Z">
        <w:r w:rsidR="00762316" w:rsidDel="00171BF0">
          <w:rPr>
            <w:rFonts w:ascii="Times New Roman" w:hAnsi="Times New Roman" w:cs="Times New Roman"/>
            <w:sz w:val="24"/>
            <w:szCs w:val="24"/>
            <w:lang w:val="en-US"/>
          </w:rPr>
          <w:delText xml:space="preserve"> either </w:delText>
        </w:r>
        <w:r w:rsidR="001106F1" w:rsidDel="00171BF0">
          <w:rPr>
            <w:rFonts w:ascii="Times New Roman" w:hAnsi="Times New Roman" w:cs="Times New Roman"/>
            <w:sz w:val="24"/>
            <w:szCs w:val="24"/>
            <w:lang w:val="en-US"/>
          </w:rPr>
          <w:delText xml:space="preserve">by the </w:delText>
        </w:r>
        <w:r w:rsidR="00762316" w:rsidDel="00171BF0">
          <w:rPr>
            <w:rFonts w:ascii="Times New Roman" w:hAnsi="Times New Roman" w:cs="Times New Roman"/>
            <w:sz w:val="24"/>
            <w:szCs w:val="24"/>
            <w:lang w:val="en-US"/>
          </w:rPr>
          <w:delText>Husband’s solicitors or if he prefers</w:delText>
        </w:r>
      </w:del>
      <w:r w:rsidR="00F76DDF">
        <w:rPr>
          <w:rFonts w:ascii="Times New Roman" w:hAnsi="Times New Roman" w:cs="Times New Roman"/>
          <w:sz w:val="24"/>
          <w:szCs w:val="24"/>
          <w:lang w:val="en-US"/>
        </w:rPr>
        <w:t xml:space="preserve">. </w:t>
      </w:r>
      <w:ins w:id="234" w:author="Nadia" w:date="2022-07-12T16:57:00Z">
        <w:r w:rsidR="00171BF0">
          <w:rPr>
            <w:rFonts w:ascii="Times New Roman" w:hAnsi="Times New Roman" w:cs="Times New Roman"/>
            <w:sz w:val="24"/>
            <w:szCs w:val="24"/>
            <w:lang w:val="en-US"/>
          </w:rPr>
          <w:t xml:space="preserve"> The silver lining of </w:t>
        </w:r>
      </w:ins>
      <w:ins w:id="235" w:author="Nadia" w:date="2022-07-12T17:02:00Z">
        <w:r w:rsidR="00754230">
          <w:rPr>
            <w:rFonts w:ascii="Times New Roman" w:hAnsi="Times New Roman" w:cs="Times New Roman"/>
            <w:sz w:val="24"/>
            <w:szCs w:val="24"/>
            <w:lang w:val="en-US"/>
          </w:rPr>
          <w:t>undertaking</w:t>
        </w:r>
      </w:ins>
      <w:ins w:id="236" w:author="Nadia" w:date="2022-07-12T16:57:00Z">
        <w:r w:rsidR="00171BF0">
          <w:rPr>
            <w:rFonts w:ascii="Times New Roman" w:hAnsi="Times New Roman" w:cs="Times New Roman"/>
            <w:sz w:val="24"/>
            <w:szCs w:val="24"/>
            <w:lang w:val="en-US"/>
          </w:rPr>
          <w:t xml:space="preserve"> </w:t>
        </w:r>
      </w:ins>
      <w:ins w:id="237" w:author="Nadia" w:date="2022-07-12T16:59:00Z">
        <w:r w:rsidR="00754230">
          <w:rPr>
            <w:rFonts w:ascii="Times New Roman" w:hAnsi="Times New Roman" w:cs="Times New Roman"/>
            <w:sz w:val="24"/>
            <w:szCs w:val="24"/>
            <w:lang w:val="en-US"/>
          </w:rPr>
          <w:t>the Imerman exercise</w:t>
        </w:r>
      </w:ins>
      <w:ins w:id="238" w:author="Nadia" w:date="2022-07-12T17:02:00Z">
        <w:r w:rsidR="00754230">
          <w:rPr>
            <w:rFonts w:ascii="Times New Roman" w:hAnsi="Times New Roman" w:cs="Times New Roman"/>
            <w:sz w:val="24"/>
            <w:szCs w:val="24"/>
            <w:lang w:val="en-US"/>
          </w:rPr>
          <w:t xml:space="preserve"> at this stage</w:t>
        </w:r>
      </w:ins>
      <w:ins w:id="239" w:author="Nadia" w:date="2022-07-12T16:59:00Z">
        <w:r w:rsidR="00754230">
          <w:rPr>
            <w:rFonts w:ascii="Times New Roman" w:hAnsi="Times New Roman" w:cs="Times New Roman"/>
            <w:sz w:val="24"/>
            <w:szCs w:val="24"/>
            <w:lang w:val="en-US"/>
          </w:rPr>
          <w:t xml:space="preserve"> in the proceedings, 18 months after the First Hearing, is that it </w:t>
        </w:r>
      </w:ins>
      <w:ins w:id="240" w:author="Nadia" w:date="2022-07-12T16:58:00Z">
        <w:r w:rsidR="00754230">
          <w:rPr>
            <w:rFonts w:ascii="Times New Roman" w:hAnsi="Times New Roman" w:cs="Times New Roman"/>
            <w:sz w:val="24"/>
            <w:szCs w:val="24"/>
            <w:lang w:val="en-US"/>
          </w:rPr>
          <w:t>will be very narrow and focused</w:t>
        </w:r>
      </w:ins>
      <w:ins w:id="241" w:author="Nadia" w:date="2022-07-12T17:00:00Z">
        <w:r w:rsidR="00754230">
          <w:rPr>
            <w:rFonts w:ascii="Times New Roman" w:hAnsi="Times New Roman" w:cs="Times New Roman"/>
            <w:sz w:val="24"/>
            <w:szCs w:val="24"/>
            <w:lang w:val="en-US"/>
          </w:rPr>
          <w:t xml:space="preserve"> exercise</w:t>
        </w:r>
      </w:ins>
      <w:ins w:id="242" w:author="Nadia" w:date="2022-07-12T16:58:00Z">
        <w:r w:rsidR="00754230">
          <w:rPr>
            <w:rFonts w:ascii="Times New Roman" w:hAnsi="Times New Roman" w:cs="Times New Roman"/>
            <w:sz w:val="24"/>
            <w:szCs w:val="24"/>
            <w:lang w:val="en-US"/>
          </w:rPr>
          <w:t xml:space="preserve">, informed by </w:t>
        </w:r>
      </w:ins>
      <w:ins w:id="243" w:author="Nadia" w:date="2022-07-12T17:00:00Z">
        <w:r w:rsidR="00754230">
          <w:rPr>
            <w:rFonts w:ascii="Times New Roman" w:hAnsi="Times New Roman" w:cs="Times New Roman"/>
            <w:sz w:val="24"/>
            <w:szCs w:val="24"/>
            <w:lang w:val="en-US"/>
          </w:rPr>
          <w:t>the quasi-institutional</w:t>
        </w:r>
      </w:ins>
      <w:ins w:id="244" w:author="Nadia" w:date="2022-07-12T17:01:00Z">
        <w:r w:rsidR="00754230">
          <w:rPr>
            <w:rFonts w:ascii="Times New Roman" w:hAnsi="Times New Roman" w:cs="Times New Roman"/>
            <w:sz w:val="24"/>
            <w:szCs w:val="24"/>
            <w:lang w:val="en-US"/>
          </w:rPr>
          <w:t xml:space="preserve"> sophistication of H’s cryptocurrency </w:t>
        </w:r>
      </w:ins>
      <w:ins w:id="245" w:author="Nadia" w:date="2022-07-12T17:02:00Z">
        <w:r w:rsidR="00754230">
          <w:rPr>
            <w:rFonts w:ascii="Times New Roman" w:hAnsi="Times New Roman" w:cs="Times New Roman"/>
            <w:sz w:val="24"/>
            <w:szCs w:val="24"/>
            <w:lang w:val="en-US"/>
          </w:rPr>
          <w:t xml:space="preserve">trading </w:t>
        </w:r>
      </w:ins>
      <w:ins w:id="246" w:author="Nadia" w:date="2022-07-12T17:01:00Z">
        <w:r w:rsidR="00754230">
          <w:rPr>
            <w:rFonts w:ascii="Times New Roman" w:hAnsi="Times New Roman" w:cs="Times New Roman"/>
            <w:sz w:val="24"/>
            <w:szCs w:val="24"/>
            <w:lang w:val="en-US"/>
          </w:rPr>
          <w:t xml:space="preserve">activities, </w:t>
        </w:r>
      </w:ins>
      <w:ins w:id="247" w:author="Nadia" w:date="2022-07-12T17:02:00Z">
        <w:r w:rsidR="00754230">
          <w:rPr>
            <w:rFonts w:ascii="Times New Roman" w:hAnsi="Times New Roman" w:cs="Times New Roman"/>
            <w:sz w:val="24"/>
            <w:szCs w:val="24"/>
            <w:lang w:val="en-US"/>
          </w:rPr>
          <w:t>the non-disclosures</w:t>
        </w:r>
      </w:ins>
      <w:ins w:id="248" w:author="Nadia" w:date="2022-07-12T17:03:00Z">
        <w:r w:rsidR="00B87426">
          <w:rPr>
            <w:rFonts w:ascii="Times New Roman" w:hAnsi="Times New Roman" w:cs="Times New Roman"/>
            <w:sz w:val="24"/>
            <w:szCs w:val="24"/>
            <w:lang w:val="en-US"/>
          </w:rPr>
          <w:t xml:space="preserve">, and the pattern of disclosures vs non-disclosures. This is an essential exercise to obtain information H is not willing to disclose </w:t>
        </w:r>
      </w:ins>
      <w:ins w:id="249" w:author="Nadia" w:date="2022-07-12T17:04:00Z">
        <w:r w:rsidR="00B87426">
          <w:rPr>
            <w:rFonts w:ascii="Times New Roman" w:hAnsi="Times New Roman" w:cs="Times New Roman"/>
            <w:sz w:val="24"/>
            <w:szCs w:val="24"/>
            <w:lang w:val="en-US"/>
          </w:rPr>
          <w:t>in</w:t>
        </w:r>
      </w:ins>
      <w:ins w:id="250" w:author="Nadia" w:date="2022-07-12T17:03:00Z">
        <w:r w:rsidR="00B87426">
          <w:rPr>
            <w:rFonts w:ascii="Times New Roman" w:hAnsi="Times New Roman" w:cs="Times New Roman"/>
            <w:sz w:val="24"/>
            <w:szCs w:val="24"/>
            <w:lang w:val="en-US"/>
          </w:rPr>
          <w:t xml:space="preserve"> the most cos</w:t>
        </w:r>
      </w:ins>
      <w:ins w:id="251" w:author="Nadia" w:date="2022-07-12T17:04:00Z">
        <w:r w:rsidR="00B87426">
          <w:rPr>
            <w:rFonts w:ascii="Times New Roman" w:hAnsi="Times New Roman" w:cs="Times New Roman"/>
            <w:sz w:val="24"/>
            <w:szCs w:val="24"/>
            <w:lang w:val="en-US"/>
          </w:rPr>
          <w:t>t-effective manner possible. Indeed, had</w:t>
        </w:r>
      </w:ins>
      <w:ins w:id="252" w:author="Nadia" w:date="2022-07-12T17:07:00Z">
        <w:r w:rsidR="00B87426">
          <w:rPr>
            <w:rFonts w:ascii="Times New Roman" w:hAnsi="Times New Roman" w:cs="Times New Roman"/>
            <w:sz w:val="24"/>
            <w:szCs w:val="24"/>
            <w:lang w:val="en-US"/>
          </w:rPr>
          <w:t xml:space="preserve"> </w:t>
        </w:r>
      </w:ins>
      <w:ins w:id="253" w:author="Nadia" w:date="2022-07-12T17:04:00Z">
        <w:r w:rsidR="00B87426">
          <w:rPr>
            <w:rFonts w:ascii="Times New Roman" w:hAnsi="Times New Roman" w:cs="Times New Roman"/>
            <w:sz w:val="24"/>
            <w:szCs w:val="24"/>
            <w:lang w:val="en-US"/>
          </w:rPr>
          <w:t xml:space="preserve">W’s </w:t>
        </w:r>
      </w:ins>
      <w:ins w:id="254" w:author="Nadia" w:date="2022-07-12T17:06:00Z">
        <w:r w:rsidR="00B87426">
          <w:rPr>
            <w:rFonts w:ascii="Times New Roman" w:hAnsi="Times New Roman" w:cs="Times New Roman"/>
            <w:sz w:val="24"/>
            <w:szCs w:val="24"/>
            <w:lang w:val="en-US"/>
          </w:rPr>
          <w:t>request</w:t>
        </w:r>
      </w:ins>
      <w:ins w:id="255" w:author="Nadia" w:date="2022-07-12T17:04:00Z">
        <w:r w:rsidR="00B87426">
          <w:rPr>
            <w:rFonts w:ascii="Times New Roman" w:hAnsi="Times New Roman" w:cs="Times New Roman"/>
            <w:sz w:val="24"/>
            <w:szCs w:val="24"/>
            <w:lang w:val="en-US"/>
          </w:rPr>
          <w:t xml:space="preserve"> for a</w:t>
        </w:r>
      </w:ins>
      <w:ins w:id="256" w:author="Nadia" w:date="2022-07-12T17:05:00Z">
        <w:r w:rsidR="00B87426">
          <w:rPr>
            <w:rFonts w:ascii="Times New Roman" w:hAnsi="Times New Roman" w:cs="Times New Roman"/>
            <w:sz w:val="24"/>
            <w:szCs w:val="24"/>
            <w:lang w:val="en-US"/>
          </w:rPr>
          <w:t xml:space="preserve"> Cryptocurrency </w:t>
        </w:r>
      </w:ins>
      <w:ins w:id="257" w:author="Nadia" w:date="2022-07-12T17:07:00Z">
        <w:r w:rsidR="00B87426">
          <w:rPr>
            <w:rFonts w:ascii="Times New Roman" w:hAnsi="Times New Roman" w:cs="Times New Roman"/>
            <w:sz w:val="24"/>
            <w:szCs w:val="24"/>
            <w:lang w:val="en-US"/>
          </w:rPr>
          <w:t xml:space="preserve">expert </w:t>
        </w:r>
      </w:ins>
      <w:ins w:id="258" w:author="Nadia" w:date="2022-07-12T17:05:00Z">
        <w:r w:rsidR="00B87426">
          <w:rPr>
            <w:rFonts w:ascii="Times New Roman" w:hAnsi="Times New Roman" w:cs="Times New Roman"/>
            <w:sz w:val="24"/>
            <w:szCs w:val="24"/>
            <w:lang w:val="en-US"/>
          </w:rPr>
          <w:t>at the FDA</w:t>
        </w:r>
      </w:ins>
      <w:ins w:id="259" w:author="Nadia" w:date="2022-07-12T17:07:00Z">
        <w:r w:rsidR="00B87426">
          <w:rPr>
            <w:rFonts w:ascii="Times New Roman" w:hAnsi="Times New Roman" w:cs="Times New Roman"/>
            <w:sz w:val="24"/>
            <w:szCs w:val="24"/>
            <w:lang w:val="en-US"/>
          </w:rPr>
          <w:t xml:space="preserve"> been granted</w:t>
        </w:r>
      </w:ins>
      <w:ins w:id="260" w:author="Nadia" w:date="2022-07-12T17:05:00Z">
        <w:r w:rsidR="00B87426">
          <w:rPr>
            <w:rFonts w:ascii="Times New Roman" w:hAnsi="Times New Roman" w:cs="Times New Roman"/>
            <w:sz w:val="24"/>
            <w:szCs w:val="24"/>
            <w:lang w:val="en-US"/>
          </w:rPr>
          <w:t xml:space="preserve">, a significant part of the £1m legal </w:t>
        </w:r>
      </w:ins>
      <w:ins w:id="261" w:author="Nadia" w:date="2022-07-12T17:07:00Z">
        <w:r w:rsidR="00B87426">
          <w:rPr>
            <w:rFonts w:ascii="Times New Roman" w:hAnsi="Times New Roman" w:cs="Times New Roman"/>
            <w:sz w:val="24"/>
            <w:szCs w:val="24"/>
            <w:lang w:val="en-US"/>
          </w:rPr>
          <w:t>fees incurred to date</w:t>
        </w:r>
      </w:ins>
      <w:ins w:id="262" w:author="Nadia" w:date="2022-07-12T17:05:00Z">
        <w:r w:rsidR="00B87426">
          <w:rPr>
            <w:rFonts w:ascii="Times New Roman" w:hAnsi="Times New Roman" w:cs="Times New Roman"/>
            <w:sz w:val="24"/>
            <w:szCs w:val="24"/>
            <w:lang w:val="en-US"/>
          </w:rPr>
          <w:t xml:space="preserve"> may have been </w:t>
        </w:r>
      </w:ins>
      <w:ins w:id="263" w:author="Nadia" w:date="2022-07-12T17:07:00Z">
        <w:r w:rsidR="00B87426">
          <w:rPr>
            <w:rFonts w:ascii="Times New Roman" w:hAnsi="Times New Roman" w:cs="Times New Roman"/>
            <w:sz w:val="24"/>
            <w:szCs w:val="24"/>
            <w:lang w:val="en-US"/>
          </w:rPr>
          <w:t>avoided</w:t>
        </w:r>
      </w:ins>
      <w:ins w:id="264" w:author="Nadia" w:date="2022-07-12T17:05:00Z">
        <w:r w:rsidR="00B87426">
          <w:rPr>
            <w:rFonts w:ascii="Times New Roman" w:hAnsi="Times New Roman" w:cs="Times New Roman"/>
            <w:sz w:val="24"/>
            <w:szCs w:val="24"/>
            <w:lang w:val="en-US"/>
          </w:rPr>
          <w:t xml:space="preserve">. </w:t>
        </w:r>
      </w:ins>
      <w:del w:id="265" w:author="Nadia" w:date="2022-07-12T17:04:00Z">
        <w:r w:rsidR="00F76DDF" w:rsidDel="00B87426">
          <w:rPr>
            <w:rFonts w:ascii="Times New Roman" w:hAnsi="Times New Roman" w:cs="Times New Roman"/>
            <w:sz w:val="24"/>
            <w:szCs w:val="24"/>
            <w:lang w:val="en-US"/>
          </w:rPr>
          <w:delText xml:space="preserve"> </w:delText>
        </w:r>
      </w:del>
      <w:ins w:id="266" w:author="Nadia" w:date="2022-07-12T17:07:00Z">
        <w:r w:rsidR="00B87426">
          <w:rPr>
            <w:rFonts w:ascii="Times New Roman" w:hAnsi="Times New Roman" w:cs="Times New Roman"/>
            <w:sz w:val="24"/>
            <w:szCs w:val="24"/>
            <w:lang w:val="en-US"/>
          </w:rPr>
          <w:t>T</w:t>
        </w:r>
      </w:ins>
      <w:del w:id="267" w:author="Nadia" w:date="2022-07-12T17:07:00Z">
        <w:r w:rsidR="00F76DDF" w:rsidDel="00B87426">
          <w:rPr>
            <w:rFonts w:ascii="Times New Roman" w:hAnsi="Times New Roman" w:cs="Times New Roman"/>
            <w:sz w:val="24"/>
            <w:szCs w:val="24"/>
            <w:lang w:val="en-US"/>
          </w:rPr>
          <w:delText>Indeed t</w:delText>
        </w:r>
      </w:del>
      <w:r w:rsidR="00F76DDF">
        <w:rPr>
          <w:rFonts w:ascii="Times New Roman" w:hAnsi="Times New Roman" w:cs="Times New Roman"/>
          <w:sz w:val="24"/>
          <w:szCs w:val="24"/>
          <w:lang w:val="en-US"/>
        </w:rPr>
        <w:t xml:space="preserve">his ought not to be controversial as </w:t>
      </w:r>
      <w:r w:rsidR="00A716B9">
        <w:rPr>
          <w:rFonts w:ascii="Times New Roman" w:hAnsi="Times New Roman" w:cs="Times New Roman"/>
          <w:sz w:val="24"/>
          <w:szCs w:val="24"/>
          <w:lang w:val="en-US"/>
        </w:rPr>
        <w:t xml:space="preserve">(a) </w:t>
      </w:r>
      <w:r w:rsidR="00F76DDF">
        <w:rPr>
          <w:rFonts w:ascii="Times New Roman" w:hAnsi="Times New Roman" w:cs="Times New Roman"/>
          <w:sz w:val="24"/>
          <w:szCs w:val="24"/>
          <w:lang w:val="en-US"/>
        </w:rPr>
        <w:t xml:space="preserve">it represents the </w:t>
      </w:r>
      <w:r w:rsidR="000F3345">
        <w:rPr>
          <w:rFonts w:ascii="Times New Roman" w:hAnsi="Times New Roman" w:cs="Times New Roman"/>
          <w:sz w:val="24"/>
          <w:szCs w:val="24"/>
          <w:lang w:val="en-US"/>
        </w:rPr>
        <w:t xml:space="preserve">precise </w:t>
      </w:r>
      <w:r w:rsidR="00F76DDF">
        <w:rPr>
          <w:rFonts w:ascii="Times New Roman" w:hAnsi="Times New Roman" w:cs="Times New Roman"/>
          <w:sz w:val="24"/>
          <w:szCs w:val="24"/>
          <w:lang w:val="en-US"/>
        </w:rPr>
        <w:t xml:space="preserve">basis on which </w:t>
      </w:r>
      <w:r w:rsidR="00DE14BC">
        <w:rPr>
          <w:rFonts w:ascii="Times New Roman" w:hAnsi="Times New Roman" w:cs="Times New Roman"/>
          <w:sz w:val="24"/>
          <w:szCs w:val="24"/>
          <w:lang w:val="en-US"/>
        </w:rPr>
        <w:t xml:space="preserve">the </w:t>
      </w:r>
      <w:r w:rsidR="00A43CCB">
        <w:rPr>
          <w:rFonts w:ascii="Times New Roman" w:hAnsi="Times New Roman" w:cs="Times New Roman"/>
          <w:sz w:val="24"/>
          <w:szCs w:val="24"/>
          <w:lang w:val="en-US"/>
        </w:rPr>
        <w:t>documents</w:t>
      </w:r>
      <w:r w:rsidR="00DE14BC">
        <w:rPr>
          <w:rFonts w:ascii="Times New Roman" w:hAnsi="Times New Roman" w:cs="Times New Roman"/>
          <w:sz w:val="24"/>
          <w:szCs w:val="24"/>
          <w:lang w:val="en-US"/>
        </w:rPr>
        <w:t xml:space="preserve"> were </w:t>
      </w:r>
      <w:r w:rsidR="00A43CCB">
        <w:rPr>
          <w:rFonts w:ascii="Times New Roman" w:hAnsi="Times New Roman" w:cs="Times New Roman"/>
          <w:sz w:val="24"/>
          <w:szCs w:val="24"/>
          <w:lang w:val="en-US"/>
        </w:rPr>
        <w:t>returned</w:t>
      </w:r>
      <w:r>
        <w:rPr>
          <w:rStyle w:val="FootnoteReference"/>
          <w:rFonts w:ascii="Times New Roman" w:hAnsi="Times New Roman" w:cs="Times New Roman"/>
          <w:sz w:val="24"/>
          <w:szCs w:val="24"/>
          <w:lang w:val="en-US"/>
        </w:rPr>
        <w:footnoteReference w:id="11"/>
      </w:r>
      <w:r w:rsidR="00A43CCB">
        <w:rPr>
          <w:rFonts w:ascii="Times New Roman" w:hAnsi="Times New Roman" w:cs="Times New Roman"/>
          <w:sz w:val="24"/>
          <w:szCs w:val="24"/>
          <w:lang w:val="en-US"/>
        </w:rPr>
        <w:t xml:space="preserve"> and </w:t>
      </w:r>
      <w:r w:rsidR="00A716B9">
        <w:rPr>
          <w:rFonts w:ascii="Times New Roman" w:hAnsi="Times New Roman" w:cs="Times New Roman"/>
          <w:sz w:val="24"/>
          <w:szCs w:val="24"/>
          <w:lang w:val="en-US"/>
        </w:rPr>
        <w:t xml:space="preserve">(b) </w:t>
      </w:r>
      <w:r w:rsidR="00A43CCB">
        <w:rPr>
          <w:rFonts w:ascii="Times New Roman" w:hAnsi="Times New Roman" w:cs="Times New Roman"/>
          <w:sz w:val="24"/>
          <w:szCs w:val="24"/>
          <w:lang w:val="en-US"/>
        </w:rPr>
        <w:t>thereafter it was confirmed that this agreement was being implemented</w:t>
      </w:r>
      <w:r>
        <w:rPr>
          <w:rStyle w:val="FootnoteReference"/>
          <w:rFonts w:ascii="Times New Roman" w:hAnsi="Times New Roman" w:cs="Times New Roman"/>
          <w:sz w:val="24"/>
          <w:szCs w:val="24"/>
          <w:lang w:val="en-US"/>
        </w:rPr>
        <w:footnoteReference w:id="12"/>
      </w:r>
      <w:r w:rsidR="00A43CCB">
        <w:rPr>
          <w:rFonts w:ascii="Times New Roman" w:hAnsi="Times New Roman" w:cs="Times New Roman"/>
          <w:sz w:val="24"/>
          <w:szCs w:val="24"/>
          <w:lang w:val="en-US"/>
        </w:rPr>
        <w:t xml:space="preserve"> by the Husband’s </w:t>
      </w:r>
      <w:r w:rsidR="00D921E0">
        <w:rPr>
          <w:rFonts w:ascii="Times New Roman" w:hAnsi="Times New Roman" w:cs="Times New Roman"/>
          <w:sz w:val="24"/>
          <w:szCs w:val="24"/>
          <w:lang w:val="en-US"/>
        </w:rPr>
        <w:t>solicitors</w:t>
      </w:r>
      <w:r w:rsidR="00A716B9">
        <w:rPr>
          <w:rFonts w:ascii="Times New Roman" w:hAnsi="Times New Roman" w:cs="Times New Roman"/>
          <w:sz w:val="24"/>
          <w:szCs w:val="24"/>
          <w:lang w:val="en-US"/>
        </w:rPr>
        <w:t xml:space="preserve">. </w:t>
      </w:r>
      <w:del w:id="268" w:author="Nadia" w:date="2022-07-12T17:08:00Z">
        <w:r w:rsidR="00A716B9" w:rsidDel="00B87426">
          <w:rPr>
            <w:rFonts w:ascii="Times New Roman" w:hAnsi="Times New Roman" w:cs="Times New Roman"/>
            <w:sz w:val="24"/>
            <w:szCs w:val="24"/>
            <w:lang w:val="en-US"/>
          </w:rPr>
          <w:delText xml:space="preserve"> </w:delText>
        </w:r>
      </w:del>
    </w:p>
    <w:p w14:paraId="4D9C0CF4" w14:textId="77777777" w:rsidR="006120C4" w:rsidRDefault="006120C4" w:rsidP="006120C4">
      <w:pPr>
        <w:pStyle w:val="ListParagraph"/>
        <w:spacing w:after="0" w:line="360" w:lineRule="auto"/>
        <w:jc w:val="both"/>
        <w:rPr>
          <w:rFonts w:ascii="Times New Roman" w:hAnsi="Times New Roman" w:cs="Times New Roman"/>
          <w:sz w:val="24"/>
          <w:szCs w:val="24"/>
          <w:lang w:val="en-US"/>
        </w:rPr>
      </w:pPr>
    </w:p>
    <w:p w14:paraId="54757C92" w14:textId="22ABDD0C" w:rsidR="00CB3771" w:rsidRPr="00CB3771" w:rsidRDefault="00000000" w:rsidP="00CB3771">
      <w:pPr>
        <w:pStyle w:val="ListParagraph"/>
        <w:spacing w:after="0" w:line="360" w:lineRule="auto"/>
        <w:jc w:val="both"/>
        <w:rPr>
          <w:rFonts w:ascii="Times New Roman" w:hAnsi="Times New Roman" w:cs="Times New Roman"/>
          <w:sz w:val="24"/>
          <w:szCs w:val="24"/>
          <w:u w:val="single"/>
          <w:lang w:val="en-US"/>
        </w:rPr>
      </w:pPr>
      <w:r w:rsidRPr="00CB3771">
        <w:rPr>
          <w:rFonts w:ascii="Times New Roman" w:hAnsi="Times New Roman" w:cs="Times New Roman"/>
          <w:sz w:val="24"/>
          <w:szCs w:val="24"/>
          <w:u w:val="single"/>
          <w:lang w:val="en-US"/>
        </w:rPr>
        <w:t>The Another Day report on Crypto</w:t>
      </w:r>
    </w:p>
    <w:p w14:paraId="76A9C8E0" w14:textId="561B3A51" w:rsidR="006120C4" w:rsidRP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lastRenderedPageBreak/>
        <w:t xml:space="preserve">On 30 June 2022, the Single Joint Expert (“Mr Pinto”) instructed by the parties to investigate H’s cryptocurrency holdings produced his report (“the Pinto Report”) </w:t>
      </w:r>
      <w:r w:rsidRPr="00C10CA7">
        <w:rPr>
          <w:rFonts w:ascii="Times New Roman" w:hAnsi="Times New Roman" w:cs="Times New Roman"/>
          <w:b/>
          <w:bCs/>
          <w:sz w:val="24"/>
          <w:szCs w:val="24"/>
        </w:rPr>
        <w:t>[e</w:t>
      </w:r>
      <w:r w:rsidR="00C10CA7" w:rsidRPr="00C10CA7">
        <w:rPr>
          <w:rFonts w:ascii="Times New Roman" w:hAnsi="Times New Roman" w:cs="Times New Roman"/>
          <w:b/>
          <w:bCs/>
          <w:sz w:val="24"/>
          <w:szCs w:val="24"/>
        </w:rPr>
        <w:t>483</w:t>
      </w:r>
      <w:r w:rsidRPr="00C10CA7">
        <w:rPr>
          <w:rFonts w:ascii="Times New Roman" w:hAnsi="Times New Roman" w:cs="Times New Roman"/>
          <w:b/>
          <w:bCs/>
          <w:sz w:val="24"/>
          <w:szCs w:val="24"/>
        </w:rPr>
        <w:t>]</w:t>
      </w:r>
      <w:r w:rsidRPr="006120C4">
        <w:rPr>
          <w:rFonts w:ascii="Times New Roman" w:hAnsi="Times New Roman" w:cs="Times New Roman"/>
          <w:sz w:val="24"/>
          <w:szCs w:val="24"/>
        </w:rPr>
        <w:t xml:space="preserve">.  In the process of producing his report, Mr Pinto asked H various questions and sought further information from him.  </w:t>
      </w:r>
    </w:p>
    <w:p w14:paraId="6A8C2A37" w14:textId="77777777" w:rsidR="006120C4" w:rsidRP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The Pinto Report establishes that W’s longstanding concerns in relation to H’s cryptocurrency holdings are well-founded. Not only does Mr Pinto reach</w:t>
      </w:r>
      <w:del w:id="269" w:author="Nadia" w:date="2022-07-12T17:08:00Z">
        <w:r w:rsidRPr="006120C4" w:rsidDel="0056200F">
          <w:rPr>
            <w:rFonts w:ascii="Times New Roman" w:hAnsi="Times New Roman" w:cs="Times New Roman"/>
            <w:sz w:val="24"/>
            <w:szCs w:val="24"/>
          </w:rPr>
          <w:delText>ed</w:delText>
        </w:r>
      </w:del>
      <w:r w:rsidRPr="006120C4">
        <w:rPr>
          <w:rFonts w:ascii="Times New Roman" w:hAnsi="Times New Roman" w:cs="Times New Roman"/>
          <w:sz w:val="24"/>
          <w:szCs w:val="24"/>
        </w:rPr>
        <w:t xml:space="preserve"> the view that certain of H’s explanations in relation to his cryptocurrency activities were not supported by “</w:t>
      </w:r>
      <w:r w:rsidRPr="006120C4">
        <w:rPr>
          <w:rFonts w:ascii="Times New Roman" w:hAnsi="Times New Roman" w:cs="Times New Roman"/>
          <w:i/>
          <w:iCs/>
          <w:sz w:val="24"/>
          <w:szCs w:val="24"/>
        </w:rPr>
        <w:t>analysis</w:t>
      </w:r>
      <w:r w:rsidRPr="006120C4">
        <w:rPr>
          <w:rFonts w:ascii="Times New Roman" w:hAnsi="Times New Roman" w:cs="Times New Roman"/>
          <w:sz w:val="24"/>
          <w:szCs w:val="24"/>
        </w:rPr>
        <w:t xml:space="preserve">” of the documents, </w:t>
      </w:r>
      <w:proofErr w:type="gramStart"/>
      <w:r w:rsidRPr="006120C4">
        <w:rPr>
          <w:rFonts w:ascii="Times New Roman" w:hAnsi="Times New Roman" w:cs="Times New Roman"/>
          <w:sz w:val="24"/>
          <w:szCs w:val="24"/>
        </w:rPr>
        <w:t>his opinion is</w:t>
      </w:r>
      <w:proofErr w:type="gramEnd"/>
      <w:r w:rsidRPr="006120C4">
        <w:rPr>
          <w:rFonts w:ascii="Times New Roman" w:hAnsi="Times New Roman" w:cs="Times New Roman"/>
          <w:sz w:val="24"/>
          <w:szCs w:val="24"/>
        </w:rPr>
        <w:t xml:space="preserve"> that there are cryptocurrency “</w:t>
      </w:r>
      <w:r w:rsidRPr="006120C4">
        <w:rPr>
          <w:rFonts w:ascii="Times New Roman" w:hAnsi="Times New Roman" w:cs="Times New Roman"/>
          <w:i/>
          <w:iCs/>
          <w:sz w:val="24"/>
          <w:szCs w:val="24"/>
        </w:rPr>
        <w:t>wallets that have a significant amount flowing through them</w:t>
      </w:r>
      <w:r w:rsidRPr="006120C4">
        <w:rPr>
          <w:rFonts w:ascii="Times New Roman" w:hAnsi="Times New Roman" w:cs="Times New Roman"/>
          <w:sz w:val="24"/>
          <w:szCs w:val="24"/>
        </w:rPr>
        <w:t>” such that they are “</w:t>
      </w:r>
      <w:r w:rsidRPr="006120C4">
        <w:rPr>
          <w:rFonts w:ascii="Times New Roman" w:hAnsi="Times New Roman" w:cs="Times New Roman"/>
          <w:i/>
          <w:iCs/>
          <w:sz w:val="24"/>
          <w:szCs w:val="24"/>
        </w:rPr>
        <w:t>of interest</w:t>
      </w:r>
      <w:r w:rsidRPr="006120C4">
        <w:rPr>
          <w:rFonts w:ascii="Times New Roman" w:hAnsi="Times New Roman" w:cs="Times New Roman"/>
          <w:sz w:val="24"/>
          <w:szCs w:val="24"/>
        </w:rPr>
        <w:t xml:space="preserve">”, and recommends that further investigations be undertaken. </w:t>
      </w:r>
    </w:p>
    <w:p w14:paraId="1E3C6F1A" w14:textId="7AB66E9C" w:rsidR="006120C4" w:rsidRP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 xml:space="preserve">Beyond that overall view, Mr Pinto was unable to identify the source of funds for very many of the transactions disclosed by H, in particular what he refers to as Transactions 2, 3, 11, 12, 14 and 15, often due to deficiencies in the information received from H. In many cases, Mr Pinto suggests that in order to rectify these deficiencies third-party exchanges now </w:t>
      </w:r>
      <w:ins w:id="270" w:author="Nadia" w:date="2022-07-12T17:09:00Z">
        <w:r w:rsidR="0056200F">
          <w:rPr>
            <w:rFonts w:ascii="Times New Roman" w:hAnsi="Times New Roman" w:cs="Times New Roman"/>
            <w:sz w:val="24"/>
            <w:szCs w:val="24"/>
          </w:rPr>
          <w:t xml:space="preserve">must </w:t>
        </w:r>
      </w:ins>
      <w:r w:rsidRPr="006120C4">
        <w:rPr>
          <w:rFonts w:ascii="Times New Roman" w:hAnsi="Times New Roman" w:cs="Times New Roman"/>
          <w:sz w:val="24"/>
          <w:szCs w:val="24"/>
        </w:rPr>
        <w:t xml:space="preserve">be approached to provide further information. </w:t>
      </w:r>
    </w:p>
    <w:p w14:paraId="0F7EFA3C" w14:textId="29AC46AC" w:rsidR="006120C4" w:rsidRP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Notwithstanding those conclusions, W has concerns in relation to the Pinto Report, including as to</w:t>
      </w:r>
      <w:r w:rsidRPr="005755F3">
        <w:rPr>
          <w:rFonts w:ascii="Times New Roman" w:hAnsi="Times New Roman" w:cs="Times New Roman"/>
          <w:sz w:val="24"/>
          <w:szCs w:val="24"/>
        </w:rPr>
        <w:t>: (i) whether the Pinto Report does in fact provide a “</w:t>
      </w:r>
      <w:r w:rsidRPr="005755F3">
        <w:rPr>
          <w:rFonts w:ascii="Times New Roman" w:hAnsi="Times New Roman" w:cs="Times New Roman"/>
          <w:i/>
          <w:iCs/>
          <w:sz w:val="24"/>
          <w:szCs w:val="24"/>
        </w:rPr>
        <w:t>summary of all of</w:t>
      </w:r>
      <w:r w:rsidRPr="005755F3">
        <w:rPr>
          <w:rFonts w:ascii="Times New Roman" w:hAnsi="Times New Roman" w:cs="Times New Roman"/>
          <w:sz w:val="24"/>
          <w:szCs w:val="24"/>
        </w:rPr>
        <w:t xml:space="preserve"> [H]</w:t>
      </w:r>
      <w:r w:rsidRPr="005755F3">
        <w:rPr>
          <w:rFonts w:ascii="Times New Roman" w:hAnsi="Times New Roman" w:cs="Times New Roman"/>
          <w:i/>
          <w:iCs/>
          <w:sz w:val="24"/>
          <w:szCs w:val="24"/>
        </w:rPr>
        <w:t>’s holdings, activities and dealing</w:t>
      </w:r>
      <w:r w:rsidRPr="005755F3">
        <w:rPr>
          <w:rFonts w:ascii="Times New Roman" w:hAnsi="Times New Roman" w:cs="Times New Roman"/>
          <w:sz w:val="24"/>
          <w:szCs w:val="24"/>
        </w:rPr>
        <w:t xml:space="preserve">” as per the Letter of Instruction </w:t>
      </w:r>
      <w:r w:rsidRPr="00BF69E2">
        <w:rPr>
          <w:rFonts w:ascii="Times New Roman" w:hAnsi="Times New Roman" w:cs="Times New Roman"/>
          <w:b/>
          <w:bCs/>
          <w:sz w:val="24"/>
          <w:szCs w:val="24"/>
        </w:rPr>
        <w:t>[</w:t>
      </w:r>
      <w:r w:rsidR="00BF69E2" w:rsidRPr="00BF69E2">
        <w:rPr>
          <w:rFonts w:ascii="Times New Roman" w:hAnsi="Times New Roman" w:cs="Times New Roman"/>
          <w:b/>
          <w:bCs/>
          <w:sz w:val="24"/>
          <w:szCs w:val="24"/>
        </w:rPr>
        <w:t>e472</w:t>
      </w:r>
      <w:r w:rsidRPr="00BF69E2">
        <w:rPr>
          <w:rFonts w:ascii="Times New Roman" w:hAnsi="Times New Roman" w:cs="Times New Roman"/>
          <w:b/>
          <w:bCs/>
          <w:sz w:val="24"/>
          <w:szCs w:val="24"/>
        </w:rPr>
        <w:t>]</w:t>
      </w:r>
      <w:r w:rsidRPr="005755F3">
        <w:rPr>
          <w:rFonts w:ascii="Times New Roman" w:hAnsi="Times New Roman" w:cs="Times New Roman"/>
          <w:sz w:val="24"/>
          <w:szCs w:val="24"/>
        </w:rPr>
        <w:t>; (ii) whether Mr Pinto is even able to provide that summary on the basis of the materials which he has been provided with</w:t>
      </w:r>
      <w:ins w:id="271" w:author="Nadia" w:date="2022-07-12T17:09:00Z">
        <w:r w:rsidR="0056200F">
          <w:rPr>
            <w:rFonts w:ascii="Times New Roman" w:hAnsi="Times New Roman" w:cs="Times New Roman"/>
            <w:sz w:val="24"/>
            <w:szCs w:val="24"/>
          </w:rPr>
          <w:t>,</w:t>
        </w:r>
      </w:ins>
      <w:r w:rsidRPr="005755F3">
        <w:rPr>
          <w:rFonts w:ascii="Times New Roman" w:hAnsi="Times New Roman" w:cs="Times New Roman"/>
          <w:sz w:val="24"/>
          <w:szCs w:val="24"/>
        </w:rPr>
        <w:t xml:space="preserve"> and H’s answers to his questions; (iii) whether Mr Pinto has addressed all of the relevant materials (for example, the Pinto Report does not contain any discussion of the Multibit Wallet, through which very significant numbers of Bitcoin flowed</w:t>
      </w:r>
      <w:ins w:id="272" w:author="Nadia" w:date="2022-07-12T17:12:00Z">
        <w:r w:rsidR="0056200F">
          <w:rPr>
            <w:rFonts w:ascii="Times New Roman" w:hAnsi="Times New Roman" w:cs="Times New Roman"/>
            <w:sz w:val="24"/>
            <w:szCs w:val="24"/>
          </w:rPr>
          <w:t xml:space="preserve"> and which links to </w:t>
        </w:r>
      </w:ins>
      <w:ins w:id="273" w:author="Nadia" w:date="2022-07-12T17:13:00Z">
        <w:r w:rsidR="0056200F">
          <w:rPr>
            <w:rFonts w:ascii="Times New Roman" w:hAnsi="Times New Roman" w:cs="Times New Roman"/>
            <w:sz w:val="24"/>
            <w:szCs w:val="24"/>
          </w:rPr>
          <w:t>several exchanges and wallets which are critical to the overall picture</w:t>
        </w:r>
      </w:ins>
      <w:r w:rsidRPr="005755F3">
        <w:rPr>
          <w:rFonts w:ascii="Times New Roman" w:hAnsi="Times New Roman" w:cs="Times New Roman"/>
          <w:sz w:val="24"/>
          <w:szCs w:val="24"/>
        </w:rPr>
        <w:t>) and time periods; and (iv) what</w:t>
      </w:r>
      <w:r w:rsidRPr="006120C4">
        <w:rPr>
          <w:rFonts w:ascii="Times New Roman" w:hAnsi="Times New Roman" w:cs="Times New Roman"/>
          <w:sz w:val="24"/>
          <w:szCs w:val="24"/>
        </w:rPr>
        <w:t xml:space="preserve"> the next steps are in order to verify the areas of uncertainty identified by Mr Pinto. </w:t>
      </w:r>
    </w:p>
    <w:p w14:paraId="155295B5" w14:textId="3F870771" w:rsidR="006120C4" w:rsidRP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 xml:space="preserve">In the first instance, W has raised a number of Part 25 questions </w:t>
      </w:r>
      <w:r w:rsidRPr="004E3AD4">
        <w:rPr>
          <w:rFonts w:ascii="Times New Roman" w:hAnsi="Times New Roman" w:cs="Times New Roman"/>
          <w:b/>
          <w:bCs/>
          <w:sz w:val="24"/>
          <w:szCs w:val="24"/>
        </w:rPr>
        <w:t>[</w:t>
      </w:r>
      <w:r w:rsidR="004E3AD4" w:rsidRPr="004E3AD4">
        <w:rPr>
          <w:rFonts w:ascii="Times New Roman" w:hAnsi="Times New Roman" w:cs="Times New Roman"/>
          <w:b/>
          <w:bCs/>
          <w:sz w:val="24"/>
          <w:szCs w:val="24"/>
        </w:rPr>
        <w:t>e528</w:t>
      </w:r>
      <w:r w:rsidRPr="004E3AD4">
        <w:rPr>
          <w:rFonts w:ascii="Times New Roman" w:hAnsi="Times New Roman" w:cs="Times New Roman"/>
          <w:b/>
          <w:bCs/>
          <w:sz w:val="24"/>
          <w:szCs w:val="24"/>
        </w:rPr>
        <w:t>]</w:t>
      </w:r>
      <w:r w:rsidRPr="006120C4">
        <w:rPr>
          <w:rFonts w:ascii="Times New Roman" w:hAnsi="Times New Roman" w:cs="Times New Roman"/>
          <w:sz w:val="24"/>
          <w:szCs w:val="24"/>
        </w:rPr>
        <w:t xml:space="preserve"> in order to try and clarify various matters in the Pinto Report. Mr Pinto has indicated that he will be producing some form of supplemental report. W will consider the appropriate next steps in the light of any answers received to the Part 25 questions. </w:t>
      </w:r>
    </w:p>
    <w:p w14:paraId="1C46064A" w14:textId="77777777" w:rsidR="006120C4" w:rsidRP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W does however lay down a marker now in relation to one particular issue, namely H’s US tax return for the year 2020. In that return:</w:t>
      </w:r>
    </w:p>
    <w:p w14:paraId="456C0DF0" w14:textId="77777777" w:rsidR="006120C4" w:rsidRPr="006120C4" w:rsidRDefault="00000000" w:rsidP="006120C4">
      <w:pPr>
        <w:pStyle w:val="ListParagraph"/>
        <w:numPr>
          <w:ilvl w:val="1"/>
          <w:numId w:val="9"/>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lastRenderedPageBreak/>
        <w:t xml:space="preserve">H declared that he acquired XMR (the cryptocurrency ‘Monero’) in 2019. He further declared that he sold 20 XMR in September 2020 and that he retained 10 XMR at the end of 2020. However, there is no buying or selling activity of XMR on any of the exchange accounts which he has disclosed, nor has any XMR wallet been disclosed. </w:t>
      </w:r>
    </w:p>
    <w:p w14:paraId="5D5F8DD9" w14:textId="77777777" w:rsidR="006120C4" w:rsidRPr="006120C4" w:rsidRDefault="00000000" w:rsidP="006120C4">
      <w:pPr>
        <w:pStyle w:val="ListParagraph"/>
        <w:numPr>
          <w:ilvl w:val="1"/>
          <w:numId w:val="9"/>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 xml:space="preserve">H declared that he acquired XRP (the cryptocurrency ‘Ripple’) in 2019. He further declared that he sold 4000 XRP in August 2020 and that he retained 1000 XRP at the end of 2020. However, there is no buying or selling activity of XRP on any of the exchange accounts which he has disclosed, nor has any XRP wallet been disclosed. </w:t>
      </w:r>
    </w:p>
    <w:p w14:paraId="35D1999F" w14:textId="77777777" w:rsidR="006120C4" w:rsidRPr="006120C4" w:rsidRDefault="00000000" w:rsidP="006120C4">
      <w:pPr>
        <w:pStyle w:val="ListParagraph"/>
        <w:numPr>
          <w:ilvl w:val="1"/>
          <w:numId w:val="9"/>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 xml:space="preserve">H declared that he mined 4000 of the cryptocurrency Dogecoin in 2020 and sold half of that later in 2020. Whilst it is accepted the value of Dogecoin is minimal, the accounts and wallets which show this activity have not been disclosed. </w:t>
      </w:r>
    </w:p>
    <w:p w14:paraId="44FF2FCB" w14:textId="77777777" w:rsidR="006120C4" w:rsidRPr="006120C4" w:rsidRDefault="00000000" w:rsidP="006120C4">
      <w:pPr>
        <w:pStyle w:val="ListParagraph"/>
        <w:numPr>
          <w:ilvl w:val="1"/>
          <w:numId w:val="9"/>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 xml:space="preserve">H declared that he mined 2 LTC (the cryptocurrency ‘Litecoin’) in 2020 and retained this at the end of 2020. However, none of the exchange accounts which he has disclosed have any LTC deposit activity nor has H disclosed an LTC wallet. </w:t>
      </w:r>
    </w:p>
    <w:p w14:paraId="0CD96015" w14:textId="01DFFCE0" w:rsidR="006120C4" w:rsidRDefault="00000000" w:rsidP="006120C4">
      <w:pPr>
        <w:pStyle w:val="ListParagraph"/>
        <w:numPr>
          <w:ilvl w:val="0"/>
          <w:numId w:val="3"/>
        </w:numPr>
        <w:snapToGrid w:val="0"/>
        <w:spacing w:after="240" w:line="360" w:lineRule="auto"/>
        <w:contextualSpacing w:val="0"/>
        <w:jc w:val="both"/>
        <w:rPr>
          <w:rFonts w:ascii="Times New Roman" w:hAnsi="Times New Roman" w:cs="Times New Roman"/>
          <w:sz w:val="24"/>
          <w:szCs w:val="24"/>
        </w:rPr>
      </w:pPr>
      <w:r w:rsidRPr="006120C4">
        <w:rPr>
          <w:rFonts w:ascii="Times New Roman" w:hAnsi="Times New Roman" w:cs="Times New Roman"/>
          <w:sz w:val="24"/>
          <w:szCs w:val="24"/>
        </w:rPr>
        <w:t xml:space="preserve">These are just examples of an extensive list of issues which now exist in relation to H’s stated position. Assuming that H has not falsely overreported his holdings to the US authorities, there does appear to be very significant non-disclosure of assets. A rigorous process, including a review of the </w:t>
      </w:r>
      <w:r w:rsidRPr="008E7612">
        <w:rPr>
          <w:rFonts w:ascii="Times New Roman" w:hAnsi="Times New Roman" w:cs="Times New Roman"/>
          <w:i/>
          <w:iCs/>
          <w:sz w:val="24"/>
          <w:szCs w:val="24"/>
          <w:u w:val="single"/>
        </w:rPr>
        <w:t>Immerman</w:t>
      </w:r>
      <w:r w:rsidRPr="006120C4">
        <w:rPr>
          <w:rFonts w:ascii="Times New Roman" w:hAnsi="Times New Roman" w:cs="Times New Roman"/>
          <w:sz w:val="24"/>
          <w:szCs w:val="24"/>
        </w:rPr>
        <w:t xml:space="preserve"> documents, is required to get to the bottom of H’s cryptocurrency assets. </w:t>
      </w:r>
    </w:p>
    <w:p w14:paraId="08F4D666" w14:textId="0C523E00" w:rsidR="00507BA7" w:rsidRDefault="00000000" w:rsidP="00507BA7">
      <w:pPr>
        <w:pStyle w:val="ListParagraph"/>
        <w:snapToGrid w:val="0"/>
        <w:spacing w:after="0" w:line="240" w:lineRule="auto"/>
        <w:contextualSpacing w:val="0"/>
        <w:jc w:val="right"/>
        <w:rPr>
          <w:rFonts w:ascii="Times New Roman" w:hAnsi="Times New Roman" w:cs="Times New Roman"/>
          <w:sz w:val="24"/>
          <w:szCs w:val="24"/>
        </w:rPr>
      </w:pPr>
      <w:r>
        <w:rPr>
          <w:rFonts w:ascii="Times New Roman" w:hAnsi="Times New Roman" w:cs="Times New Roman"/>
          <w:sz w:val="24"/>
          <w:szCs w:val="24"/>
        </w:rPr>
        <w:t>Brent Molyneux QC</w:t>
      </w:r>
    </w:p>
    <w:p w14:paraId="4A2145B0" w14:textId="707F0AA6" w:rsidR="00507BA7" w:rsidRDefault="00000000" w:rsidP="00507BA7">
      <w:pPr>
        <w:pStyle w:val="ListParagraph"/>
        <w:snapToGrid w:val="0"/>
        <w:spacing w:after="0" w:line="240" w:lineRule="auto"/>
        <w:contextualSpacing w:val="0"/>
        <w:jc w:val="right"/>
        <w:rPr>
          <w:rFonts w:ascii="Times New Roman" w:hAnsi="Times New Roman" w:cs="Times New Roman"/>
          <w:sz w:val="24"/>
          <w:szCs w:val="24"/>
        </w:rPr>
      </w:pPr>
      <w:r>
        <w:rPr>
          <w:rFonts w:ascii="Times New Roman" w:hAnsi="Times New Roman" w:cs="Times New Roman"/>
          <w:sz w:val="24"/>
          <w:szCs w:val="24"/>
        </w:rPr>
        <w:t>Sam</w:t>
      </w:r>
      <w:r w:rsidR="001F0E30">
        <w:rPr>
          <w:rFonts w:ascii="Times New Roman" w:hAnsi="Times New Roman" w:cs="Times New Roman"/>
          <w:sz w:val="24"/>
          <w:szCs w:val="24"/>
        </w:rPr>
        <w:t xml:space="preserve"> Goodman</w:t>
      </w:r>
    </w:p>
    <w:p w14:paraId="54C884E7" w14:textId="2B9F82D6" w:rsidR="001F0E30" w:rsidRDefault="001F0E30" w:rsidP="00507BA7">
      <w:pPr>
        <w:pStyle w:val="ListParagraph"/>
        <w:snapToGrid w:val="0"/>
        <w:spacing w:after="0" w:line="240" w:lineRule="auto"/>
        <w:contextualSpacing w:val="0"/>
        <w:jc w:val="right"/>
        <w:rPr>
          <w:rFonts w:ascii="Times New Roman" w:hAnsi="Times New Roman" w:cs="Times New Roman"/>
          <w:sz w:val="24"/>
          <w:szCs w:val="24"/>
        </w:rPr>
      </w:pPr>
    </w:p>
    <w:p w14:paraId="216B1B51" w14:textId="46674B4A" w:rsidR="001F0E30" w:rsidRPr="006120C4" w:rsidRDefault="00000000" w:rsidP="00507BA7">
      <w:pPr>
        <w:pStyle w:val="ListParagraph"/>
        <w:snapToGrid w:val="0"/>
        <w:spacing w:after="0" w:line="240" w:lineRule="auto"/>
        <w:contextualSpacing w:val="0"/>
        <w:jc w:val="right"/>
        <w:rPr>
          <w:rFonts w:ascii="Times New Roman" w:hAnsi="Times New Roman" w:cs="Times New Roman"/>
          <w:sz w:val="24"/>
          <w:szCs w:val="24"/>
        </w:rPr>
      </w:pPr>
      <w:r>
        <w:rPr>
          <w:rFonts w:ascii="Times New Roman" w:hAnsi="Times New Roman" w:cs="Times New Roman"/>
          <w:sz w:val="24"/>
          <w:szCs w:val="24"/>
        </w:rPr>
        <w:t>12</w:t>
      </w:r>
      <w:r w:rsidRPr="00E33700">
        <w:rPr>
          <w:rFonts w:ascii="Times New Roman" w:hAnsi="Times New Roman" w:cs="Times New Roman"/>
          <w:sz w:val="24"/>
          <w:szCs w:val="24"/>
          <w:vertAlign w:val="superscript"/>
        </w:rPr>
        <w:t>th</w:t>
      </w:r>
      <w:r>
        <w:rPr>
          <w:rFonts w:ascii="Times New Roman" w:hAnsi="Times New Roman" w:cs="Times New Roman"/>
          <w:sz w:val="24"/>
          <w:szCs w:val="24"/>
        </w:rPr>
        <w:t xml:space="preserve"> July 2022</w:t>
      </w:r>
    </w:p>
    <w:p w14:paraId="7C4D35B6" w14:textId="77777777" w:rsidR="006120C4" w:rsidRPr="006120C4" w:rsidRDefault="006120C4" w:rsidP="006120C4">
      <w:pPr>
        <w:rPr>
          <w:rFonts w:ascii="Times New Roman" w:hAnsi="Times New Roman" w:cs="Times New Roman"/>
          <w:b/>
          <w:bCs/>
          <w:sz w:val="24"/>
          <w:szCs w:val="24"/>
        </w:rPr>
      </w:pPr>
    </w:p>
    <w:sectPr w:rsidR="006120C4" w:rsidRPr="006120C4">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E1E43" w14:textId="77777777" w:rsidR="00D90113" w:rsidRDefault="00D90113">
      <w:pPr>
        <w:spacing w:after="0" w:line="240" w:lineRule="auto"/>
      </w:pPr>
      <w:r>
        <w:separator/>
      </w:r>
    </w:p>
  </w:endnote>
  <w:endnote w:type="continuationSeparator" w:id="0">
    <w:p w14:paraId="38189AEA" w14:textId="77777777" w:rsidR="00D90113" w:rsidRDefault="00D90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320113"/>
      <w:docPartObj>
        <w:docPartGallery w:val="Page Numbers (Bottom of Page)"/>
        <w:docPartUnique/>
      </w:docPartObj>
    </w:sdtPr>
    <w:sdtEndPr>
      <w:rPr>
        <w:color w:val="7F7F7F" w:themeColor="background1" w:themeShade="7F"/>
        <w:spacing w:val="60"/>
      </w:rPr>
    </w:sdtEndPr>
    <w:sdtContent>
      <w:p w14:paraId="101F47F7" w14:textId="3737C011" w:rsidR="00B6171D" w:rsidRDefault="0000000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5BADBC" w14:textId="77777777" w:rsidR="00B6171D" w:rsidRDefault="00B61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2C3BB" w14:textId="77777777" w:rsidR="00D90113" w:rsidRDefault="00D90113" w:rsidP="00DC6A02">
      <w:pPr>
        <w:spacing w:after="0" w:line="240" w:lineRule="auto"/>
      </w:pPr>
      <w:r>
        <w:separator/>
      </w:r>
    </w:p>
  </w:footnote>
  <w:footnote w:type="continuationSeparator" w:id="0">
    <w:p w14:paraId="0C5D1811" w14:textId="77777777" w:rsidR="00D90113" w:rsidRDefault="00D90113" w:rsidP="00DC6A02">
      <w:pPr>
        <w:spacing w:after="0" w:line="240" w:lineRule="auto"/>
      </w:pPr>
      <w:r>
        <w:continuationSeparator/>
      </w:r>
    </w:p>
  </w:footnote>
  <w:footnote w:id="1">
    <w:p w14:paraId="6617509F" w14:textId="45AD15D6" w:rsidR="00584A58" w:rsidRPr="006E02A2" w:rsidRDefault="00000000">
      <w:pPr>
        <w:pStyle w:val="FootnoteText"/>
        <w:rPr>
          <w:rFonts w:ascii="Times New Roman" w:hAnsi="Times New Roman" w:cs="Times New Roman"/>
          <w:sz w:val="22"/>
          <w:szCs w:val="22"/>
          <w:lang w:val="en-US"/>
        </w:rPr>
      </w:pPr>
      <w:r w:rsidRPr="006E02A2">
        <w:rPr>
          <w:rStyle w:val="FootnoteReference"/>
          <w:rFonts w:ascii="Times New Roman" w:hAnsi="Times New Roman" w:cs="Times New Roman"/>
          <w:sz w:val="22"/>
          <w:szCs w:val="22"/>
        </w:rPr>
        <w:footnoteRef/>
      </w:r>
      <w:r w:rsidRPr="006E02A2">
        <w:rPr>
          <w:rFonts w:ascii="Times New Roman" w:hAnsi="Times New Roman" w:cs="Times New Roman"/>
          <w:sz w:val="22"/>
          <w:szCs w:val="22"/>
        </w:rPr>
        <w:t xml:space="preserve"> </w:t>
      </w:r>
      <w:hyperlink r:id="rId1" w:history="1">
        <w:r w:rsidRPr="006E02A2">
          <w:rPr>
            <w:rStyle w:val="Hyperlink"/>
            <w:rFonts w:ascii="Times New Roman" w:hAnsi="Times New Roman" w:cs="Times New Roman"/>
            <w:sz w:val="22"/>
            <w:szCs w:val="22"/>
          </w:rPr>
          <w:t>Oxus Acquisition Corp. Form 8-K Current Report Filed 2022-06-06 (secdatabase.com)</w:t>
        </w:r>
      </w:hyperlink>
    </w:p>
  </w:footnote>
  <w:footnote w:id="2">
    <w:p w14:paraId="12E65F96" w14:textId="53BD78D9" w:rsidR="008B6736" w:rsidRPr="006E02A2" w:rsidRDefault="00000000">
      <w:pPr>
        <w:pStyle w:val="FootnoteText"/>
        <w:rPr>
          <w:rFonts w:ascii="Times New Roman" w:hAnsi="Times New Roman" w:cs="Times New Roman"/>
          <w:sz w:val="22"/>
          <w:szCs w:val="22"/>
          <w:lang w:val="en-US"/>
        </w:rPr>
      </w:pPr>
      <w:r w:rsidRPr="006E02A2">
        <w:rPr>
          <w:rStyle w:val="FootnoteReference"/>
          <w:rFonts w:ascii="Times New Roman" w:hAnsi="Times New Roman" w:cs="Times New Roman"/>
          <w:sz w:val="22"/>
          <w:szCs w:val="22"/>
        </w:rPr>
        <w:footnoteRef/>
      </w:r>
      <w:r w:rsidRPr="006E02A2">
        <w:rPr>
          <w:rFonts w:ascii="Times New Roman" w:hAnsi="Times New Roman" w:cs="Times New Roman"/>
          <w:sz w:val="22"/>
          <w:szCs w:val="22"/>
        </w:rPr>
        <w:t xml:space="preserve"> </w:t>
      </w:r>
      <w:hyperlink r:id="rId2" w:history="1">
        <w:r w:rsidRPr="006E02A2">
          <w:rPr>
            <w:rStyle w:val="Hyperlink"/>
            <w:rFonts w:ascii="Times New Roman" w:hAnsi="Times New Roman" w:cs="Times New Roman"/>
            <w:sz w:val="22"/>
            <w:szCs w:val="22"/>
          </w:rPr>
          <w:t>Zahmoul Karim Noureddine 2022 Security Ownership Statement Form 3</w:t>
        </w:r>
      </w:hyperlink>
    </w:p>
  </w:footnote>
  <w:footnote w:id="3">
    <w:p w14:paraId="3B9B2B09" w14:textId="394B40DA" w:rsidR="008E6B9F" w:rsidRPr="006E02A2" w:rsidRDefault="00000000">
      <w:pPr>
        <w:pStyle w:val="FootnoteText"/>
        <w:rPr>
          <w:rFonts w:ascii="Times New Roman" w:hAnsi="Times New Roman" w:cs="Times New Roman"/>
          <w:sz w:val="22"/>
          <w:szCs w:val="22"/>
          <w:lang w:val="en-US"/>
        </w:rPr>
      </w:pPr>
      <w:r w:rsidRPr="006E02A2">
        <w:rPr>
          <w:rStyle w:val="FootnoteReference"/>
          <w:rFonts w:ascii="Times New Roman" w:hAnsi="Times New Roman" w:cs="Times New Roman"/>
          <w:sz w:val="22"/>
          <w:szCs w:val="22"/>
        </w:rPr>
        <w:footnoteRef/>
      </w:r>
      <w:r w:rsidRPr="006E02A2">
        <w:rPr>
          <w:rFonts w:ascii="Times New Roman" w:hAnsi="Times New Roman" w:cs="Times New Roman"/>
          <w:sz w:val="22"/>
          <w:szCs w:val="22"/>
        </w:rPr>
        <w:t xml:space="preserve"> </w:t>
      </w:r>
      <w:hyperlink r:id="rId3" w:history="1">
        <w:r w:rsidRPr="006E02A2">
          <w:rPr>
            <w:rStyle w:val="Hyperlink"/>
            <w:rFonts w:ascii="Times New Roman" w:hAnsi="Times New Roman" w:cs="Times New Roman"/>
            <w:sz w:val="22"/>
            <w:szCs w:val="22"/>
          </w:rPr>
          <w:t>SEC FORM 3</w:t>
        </w:r>
      </w:hyperlink>
    </w:p>
  </w:footnote>
  <w:footnote w:id="4">
    <w:p w14:paraId="1883E921" w14:textId="2F3FA2EA" w:rsidR="00DC6A02" w:rsidRPr="00DC6A02" w:rsidRDefault="00000000" w:rsidP="00CF7297">
      <w:pPr>
        <w:pStyle w:val="FootnoteText"/>
        <w:jc w:val="both"/>
        <w:rPr>
          <w:rFonts w:ascii="Times New Roman" w:hAnsi="Times New Roman" w:cs="Times New Roman"/>
          <w:sz w:val="22"/>
          <w:szCs w:val="22"/>
          <w:lang w:val="en-US"/>
        </w:rPr>
      </w:pPr>
      <w:r w:rsidRPr="00DC6A02">
        <w:rPr>
          <w:rStyle w:val="FootnoteReference"/>
          <w:rFonts w:ascii="Times New Roman" w:hAnsi="Times New Roman" w:cs="Times New Roman"/>
          <w:sz w:val="22"/>
          <w:szCs w:val="22"/>
        </w:rPr>
        <w:footnoteRef/>
      </w:r>
      <w:r w:rsidRPr="00DC6A02">
        <w:rPr>
          <w:rFonts w:ascii="Times New Roman" w:hAnsi="Times New Roman" w:cs="Times New Roman"/>
          <w:sz w:val="22"/>
          <w:szCs w:val="22"/>
        </w:rPr>
        <w:t xml:space="preserve"> </w:t>
      </w:r>
      <w:r w:rsidRPr="00DC6A02">
        <w:rPr>
          <w:rFonts w:ascii="Times New Roman" w:hAnsi="Times New Roman" w:cs="Times New Roman"/>
          <w:color w:val="000000"/>
          <w:sz w:val="22"/>
          <w:szCs w:val="22"/>
          <w:shd w:val="clear" w:color="auto" w:fill="FFFFFF"/>
        </w:rPr>
        <w:t> If the case has been transferred to</w:t>
      </w:r>
      <w:r>
        <w:rPr>
          <w:rFonts w:ascii="Times New Roman" w:hAnsi="Times New Roman" w:cs="Times New Roman"/>
          <w:color w:val="000000"/>
          <w:sz w:val="22"/>
          <w:szCs w:val="22"/>
          <w:shd w:val="clear" w:color="auto" w:fill="FFFFFF"/>
        </w:rPr>
        <w:t xml:space="preserve"> High Court Judge</w:t>
      </w:r>
      <w:bookmarkStart w:id="116" w:name="ORIGHIT_44"/>
      <w:bookmarkStart w:id="117" w:name="HIT_44"/>
      <w:bookmarkStart w:id="118" w:name="ORIGHIT_45"/>
      <w:bookmarkStart w:id="119" w:name="HIT_45"/>
      <w:bookmarkStart w:id="120" w:name="ORIGHIT_46"/>
      <w:bookmarkStart w:id="121" w:name="HIT_46"/>
      <w:bookmarkEnd w:id="116"/>
      <w:bookmarkEnd w:id="117"/>
      <w:bookmarkEnd w:id="118"/>
      <w:bookmarkEnd w:id="119"/>
      <w:bookmarkEnd w:id="120"/>
      <w:bookmarkEnd w:id="121"/>
      <w:r w:rsidRPr="00DC6A02">
        <w:rPr>
          <w:rFonts w:ascii="Times New Roman" w:hAnsi="Times New Roman" w:cs="Times New Roman"/>
          <w:color w:val="000000"/>
          <w:sz w:val="22"/>
          <w:szCs w:val="22"/>
          <w:shd w:val="clear" w:color="auto" w:fill="FFFFFF"/>
        </w:rPr>
        <w:t> level by a district or circuit </w:t>
      </w:r>
      <w:bookmarkStart w:id="122" w:name="ORIGHIT_47"/>
      <w:bookmarkStart w:id="123" w:name="HIT_47"/>
      <w:bookmarkEnd w:id="122"/>
      <w:bookmarkEnd w:id="123"/>
      <w:r>
        <w:rPr>
          <w:rFonts w:ascii="Times New Roman" w:hAnsi="Times New Roman" w:cs="Times New Roman"/>
          <w:color w:val="000000"/>
          <w:sz w:val="22"/>
          <w:szCs w:val="22"/>
          <w:shd w:val="clear" w:color="auto" w:fill="FFFFFF"/>
        </w:rPr>
        <w:t>judge</w:t>
      </w:r>
      <w:r w:rsidRPr="00DC6A02">
        <w:rPr>
          <w:rFonts w:ascii="Times New Roman" w:hAnsi="Times New Roman" w:cs="Times New Roman"/>
          <w:color w:val="000000"/>
          <w:sz w:val="22"/>
          <w:szCs w:val="22"/>
          <w:shd w:val="clear" w:color="auto" w:fill="FFFFFF"/>
        </w:rPr>
        <w:t> sitting in the Family</w:t>
      </w:r>
      <w:r>
        <w:rPr>
          <w:rFonts w:ascii="Times New Roman" w:hAnsi="Times New Roman" w:cs="Times New Roman"/>
          <w:color w:val="000000"/>
          <w:sz w:val="22"/>
          <w:szCs w:val="22"/>
          <w:shd w:val="clear" w:color="auto" w:fill="FFFFFF"/>
        </w:rPr>
        <w:t xml:space="preserve"> Court</w:t>
      </w:r>
      <w:bookmarkStart w:id="124" w:name="ORIGHIT_48"/>
      <w:bookmarkStart w:id="125" w:name="HIT_48"/>
      <w:bookmarkEnd w:id="124"/>
      <w:bookmarkEnd w:id="125"/>
      <w:r w:rsidRPr="00DC6A02">
        <w:rPr>
          <w:rFonts w:ascii="Times New Roman" w:hAnsi="Times New Roman" w:cs="Times New Roman"/>
          <w:color w:val="000000"/>
          <w:sz w:val="22"/>
          <w:szCs w:val="22"/>
          <w:shd w:val="clear" w:color="auto" w:fill="FFFFFF"/>
        </w:rPr>
        <w:t> on circuit (other than the South-Eastern Circuit) the order for transfer, together with available dates of counsel for the next hearing, must be emailed to the relevant FDLJ (c/o his or her clerk) who will determine the</w:t>
      </w:r>
      <w:r>
        <w:rPr>
          <w:rFonts w:ascii="Times New Roman" w:hAnsi="Times New Roman" w:cs="Times New Roman"/>
          <w:color w:val="000000"/>
          <w:sz w:val="22"/>
          <w:szCs w:val="22"/>
          <w:shd w:val="clear" w:color="auto" w:fill="FFFFFF"/>
        </w:rPr>
        <w:t xml:space="preserve"> allocated</w:t>
      </w:r>
      <w:bookmarkStart w:id="126" w:name="ORIGHIT_49"/>
      <w:bookmarkStart w:id="127" w:name="HIT_49"/>
      <w:bookmarkEnd w:id="126"/>
      <w:bookmarkEnd w:id="127"/>
      <w:r>
        <w:rPr>
          <w:rFonts w:ascii="Times New Roman" w:hAnsi="Times New Roman" w:cs="Times New Roman"/>
          <w:color w:val="000000"/>
          <w:sz w:val="22"/>
          <w:szCs w:val="22"/>
          <w:shd w:val="clear" w:color="auto" w:fill="FFFFFF"/>
        </w:rPr>
        <w:t xml:space="preserve"> judge</w:t>
      </w:r>
      <w:bookmarkStart w:id="128" w:name="ORIGHIT_50"/>
      <w:bookmarkStart w:id="129" w:name="HIT_50"/>
      <w:bookmarkEnd w:id="128"/>
      <w:bookmarkEnd w:id="129"/>
      <w:r w:rsidRPr="00DC6A02">
        <w:rPr>
          <w:rFonts w:ascii="Times New Roman" w:hAnsi="Times New Roman" w:cs="Times New Roman"/>
          <w:color w:val="000000"/>
          <w:sz w:val="22"/>
          <w:szCs w:val="22"/>
          <w:shd w:val="clear" w:color="auto" w:fill="FFFFFF"/>
        </w:rPr>
        <w:t>.</w:t>
      </w:r>
    </w:p>
  </w:footnote>
  <w:footnote w:id="5">
    <w:p w14:paraId="5AA3EEE6" w14:textId="662EFF06" w:rsidR="006846EC" w:rsidRPr="006846EC" w:rsidRDefault="00000000" w:rsidP="00CF7297">
      <w:pPr>
        <w:pStyle w:val="FootnoteText"/>
        <w:jc w:val="both"/>
        <w:rPr>
          <w:lang w:val="en-US"/>
        </w:rPr>
      </w:pPr>
      <w:r w:rsidRPr="006846EC">
        <w:rPr>
          <w:rStyle w:val="FootnoteReference"/>
          <w:rFonts w:ascii="Times New Roman" w:hAnsi="Times New Roman" w:cs="Times New Roman"/>
          <w:sz w:val="22"/>
          <w:szCs w:val="22"/>
        </w:rPr>
        <w:footnoteRef/>
      </w:r>
      <w:r w:rsidRPr="006846EC">
        <w:rPr>
          <w:rFonts w:ascii="Times New Roman" w:hAnsi="Times New Roman" w:cs="Times New Roman"/>
          <w:sz w:val="22"/>
          <w:szCs w:val="22"/>
        </w:rPr>
        <w:t xml:space="preserve"> The shares were priced at </w:t>
      </w:r>
      <w:r w:rsidRPr="006846EC">
        <w:rPr>
          <w:rFonts w:ascii="Times New Roman" w:hAnsi="Times New Roman" w:cs="Times New Roman"/>
          <w:b/>
          <w:bCs/>
          <w:sz w:val="22"/>
          <w:szCs w:val="22"/>
        </w:rPr>
        <w:t>$0.001129</w:t>
      </w:r>
      <w:r w:rsidRPr="006846EC">
        <w:rPr>
          <w:rFonts w:ascii="Times New Roman" w:hAnsi="Times New Roman" w:cs="Times New Roman"/>
          <w:sz w:val="22"/>
          <w:szCs w:val="22"/>
        </w:rPr>
        <w:t xml:space="preserve"> in round three funding</w:t>
      </w:r>
      <w:r>
        <w:rPr>
          <w:rFonts w:ascii="Times New Roman" w:hAnsi="Times New Roman" w:cs="Times New Roman"/>
          <w:sz w:val="22"/>
          <w:szCs w:val="22"/>
        </w:rPr>
        <w:t xml:space="preserve"> (in which H participated)</w:t>
      </w:r>
      <w:r w:rsidRPr="006846EC">
        <w:rPr>
          <w:rFonts w:ascii="Times New Roman" w:hAnsi="Times New Roman" w:cs="Times New Roman"/>
          <w:sz w:val="22"/>
          <w:szCs w:val="22"/>
        </w:rPr>
        <w:t>; in round four $4,000,000 pre-money (i.e. $3.89 million + $110k raised) values 886,000,000 original common stock at $0.004391per share plus 25,053,985 new shares issued – a rise of 289%; the same maths produces a rise of 1,053%</w:t>
      </w:r>
      <w:r w:rsidR="0009770A">
        <w:rPr>
          <w:rFonts w:ascii="Times New Roman" w:hAnsi="Times New Roman" w:cs="Times New Roman"/>
          <w:sz w:val="22"/>
          <w:szCs w:val="22"/>
        </w:rPr>
        <w:t xml:space="preserve"> by funding round 6</w:t>
      </w:r>
    </w:p>
  </w:footnote>
  <w:footnote w:id="6">
    <w:p w14:paraId="75D9708C" w14:textId="333580D2" w:rsidR="00DE38FD" w:rsidRPr="00DE38FD" w:rsidRDefault="00000000" w:rsidP="00DE38FD">
      <w:pPr>
        <w:spacing w:after="0" w:line="240" w:lineRule="auto"/>
        <w:jc w:val="both"/>
        <w:rPr>
          <w:rFonts w:ascii="Times New Roman" w:hAnsi="Times New Roman" w:cs="Times New Roman"/>
          <w:i/>
          <w:iCs/>
        </w:rPr>
      </w:pPr>
      <w:r w:rsidRPr="00DE38FD">
        <w:rPr>
          <w:rStyle w:val="FootnoteReference"/>
          <w:rFonts w:ascii="Times New Roman" w:hAnsi="Times New Roman" w:cs="Times New Roman"/>
        </w:rPr>
        <w:footnoteRef/>
      </w:r>
      <w:r w:rsidRPr="00DE38FD">
        <w:rPr>
          <w:rFonts w:ascii="Times New Roman" w:hAnsi="Times New Roman" w:cs="Times New Roman"/>
        </w:rPr>
        <w:t xml:space="preserve"> In November 2016, the Husband emailed </w:t>
      </w:r>
      <w:r w:rsidRPr="00DE38FD">
        <w:rPr>
          <w:rFonts w:ascii="Times New Roman" w:hAnsi="Times New Roman" w:cs="Times New Roman"/>
          <w:b/>
          <w:bCs/>
        </w:rPr>
        <w:t>[199]</w:t>
      </w:r>
      <w:r w:rsidRPr="00DE38FD">
        <w:rPr>
          <w:rFonts w:ascii="Times New Roman" w:hAnsi="Times New Roman" w:cs="Times New Roman"/>
        </w:rPr>
        <w:t xml:space="preserve"> the Wife  a business plan in respect of Ambulnz (an Uber type enterprise in the healthcare space), a business in respect of which he told her he was considering investing with another collaborator – Mike Deeg.  Thereafter </w:t>
      </w:r>
      <w:r w:rsidRPr="00DE38FD">
        <w:rPr>
          <w:rFonts w:ascii="Times New Roman" w:hAnsi="Times New Roman" w:cs="Times New Roman"/>
          <w:b/>
          <w:bCs/>
        </w:rPr>
        <w:t>[C138]</w:t>
      </w:r>
      <w:r w:rsidRPr="00DE38FD">
        <w:rPr>
          <w:rFonts w:ascii="Times New Roman" w:hAnsi="Times New Roman" w:cs="Times New Roman"/>
        </w:rPr>
        <w:t xml:space="preserve"> the Wife says (a) that the Husband made a capital contribution of $50,000 to Vast Ventures Healthcare LLC (a special purpose vehicle set up for the sole purpose of investing in Ambulnz) (b) that he received a membership in  the LLC (c) that the investment was arranged by Nikhil Kalghati (a friend of the Husband and Mike Deeg who also invested) who had also arranged the Topanga investment (d) that he recorded and shared (via Google Drive) details of this investment with her in an Excel spreadsheet. In March 2021, Ambulnz announced a merger with a Special Purpose Acquisition Company (Motion Acquisition Corp.). The merger completed on 5</w:t>
      </w:r>
      <w:r w:rsidRPr="00DE38FD">
        <w:rPr>
          <w:rFonts w:ascii="Times New Roman" w:hAnsi="Times New Roman" w:cs="Times New Roman"/>
          <w:vertAlign w:val="superscript"/>
        </w:rPr>
        <w:t>th</w:t>
      </w:r>
      <w:r w:rsidRPr="00DE38FD">
        <w:rPr>
          <w:rFonts w:ascii="Times New Roman" w:hAnsi="Times New Roman" w:cs="Times New Roman"/>
        </w:rPr>
        <w:t xml:space="preserve"> November 2021 and Ambulnz became DocGo. It began trading on the NASADAQ on 8</w:t>
      </w:r>
      <w:r w:rsidRPr="00DE38FD">
        <w:rPr>
          <w:rFonts w:ascii="Times New Roman" w:hAnsi="Times New Roman" w:cs="Times New Roman"/>
          <w:vertAlign w:val="superscript"/>
        </w:rPr>
        <w:t>th</w:t>
      </w:r>
      <w:r w:rsidRPr="00DE38FD">
        <w:rPr>
          <w:rFonts w:ascii="Times New Roman" w:hAnsi="Times New Roman" w:cs="Times New Roman"/>
        </w:rPr>
        <w:t xml:space="preserve"> November 2021 under the ticker symbol DCGO. Its 2021 4</w:t>
      </w:r>
      <w:r w:rsidRPr="00DE38FD">
        <w:rPr>
          <w:rFonts w:ascii="Times New Roman" w:hAnsi="Times New Roman" w:cs="Times New Roman"/>
          <w:vertAlign w:val="superscript"/>
        </w:rPr>
        <w:t>th</w:t>
      </w:r>
      <w:r w:rsidRPr="00DE38FD">
        <w:rPr>
          <w:rFonts w:ascii="Times New Roman" w:hAnsi="Times New Roman" w:cs="Times New Roman"/>
        </w:rPr>
        <w:t xml:space="preserve"> quarter results, announced on  29</w:t>
      </w:r>
      <w:r w:rsidRPr="00DE38FD">
        <w:rPr>
          <w:rFonts w:ascii="Times New Roman" w:hAnsi="Times New Roman" w:cs="Times New Roman"/>
          <w:vertAlign w:val="superscript"/>
        </w:rPr>
        <w:t>th</w:t>
      </w:r>
      <w:r w:rsidRPr="00DE38FD">
        <w:rPr>
          <w:rFonts w:ascii="Times New Roman" w:hAnsi="Times New Roman" w:cs="Times New Roman"/>
        </w:rPr>
        <w:t xml:space="preserve"> January 29021, showed a 246% increase over the corresponding quarter in 2020 whilst 2021 showed a 224% increase in turnover over 2020. The Husband has produced an email chain from 2017 which sets out his wish to invest in Ambulnz and the potential obstacles presented by the fact that he is not a US citizen. Those emails conclude with the invitation </w:t>
      </w:r>
      <w:r w:rsidRPr="00DE38FD">
        <w:rPr>
          <w:rFonts w:ascii="Times New Roman" w:hAnsi="Times New Roman" w:cs="Times New Roman"/>
          <w:i/>
          <w:iCs/>
        </w:rPr>
        <w:t>"…can you give me a quick call at +1-508-740-9128 and we can sort this out asap"</w:t>
      </w:r>
      <w:r w:rsidRPr="00DE38FD">
        <w:rPr>
          <w:rFonts w:ascii="Times New Roman" w:hAnsi="Times New Roman" w:cs="Times New Roman"/>
        </w:rPr>
        <w:t>.  As to what happened next, nobody – save for the Husband – knows.</w:t>
      </w:r>
    </w:p>
    <w:p w14:paraId="5847AACA" w14:textId="31BF99AE" w:rsidR="00DE38FD" w:rsidRPr="00DE38FD" w:rsidRDefault="00DE38FD">
      <w:pPr>
        <w:pStyle w:val="FootnoteText"/>
        <w:rPr>
          <w:lang w:val="en-US"/>
        </w:rPr>
      </w:pPr>
    </w:p>
  </w:footnote>
  <w:footnote w:id="7">
    <w:p w14:paraId="6F42C313" w14:textId="28C94292" w:rsidR="00934D22" w:rsidRPr="00934D22" w:rsidRDefault="00000000" w:rsidP="00CF7297">
      <w:pPr>
        <w:pStyle w:val="FootnoteText"/>
        <w:jc w:val="both"/>
        <w:rPr>
          <w:rFonts w:ascii="Times New Roman" w:hAnsi="Times New Roman" w:cs="Times New Roman"/>
          <w:sz w:val="22"/>
          <w:szCs w:val="22"/>
          <w:lang w:val="en-US"/>
        </w:rPr>
      </w:pPr>
      <w:r>
        <w:rPr>
          <w:rStyle w:val="FootnoteReference"/>
        </w:rPr>
        <w:footnoteRef/>
      </w:r>
      <w:r>
        <w:t xml:space="preserve"> </w:t>
      </w:r>
      <w:r>
        <w:rPr>
          <w:rFonts w:ascii="Times New Roman" w:hAnsi="Times New Roman" w:cs="Times New Roman"/>
          <w:sz w:val="22"/>
          <w:szCs w:val="22"/>
          <w:lang w:val="en-US"/>
        </w:rPr>
        <w:t>Units</w:t>
      </w:r>
      <w:r w:rsidR="003D695F">
        <w:rPr>
          <w:rFonts w:ascii="Times New Roman" w:hAnsi="Times New Roman" w:cs="Times New Roman"/>
          <w:sz w:val="22"/>
          <w:szCs w:val="22"/>
          <w:lang w:val="en-US"/>
        </w:rPr>
        <w:t xml:space="preserve"> x 4 at Frost St, New York</w:t>
      </w:r>
      <w:r w:rsidR="00691B82">
        <w:rPr>
          <w:rFonts w:ascii="Times New Roman" w:hAnsi="Times New Roman" w:cs="Times New Roman"/>
          <w:sz w:val="22"/>
          <w:szCs w:val="22"/>
          <w:lang w:val="en-US"/>
        </w:rPr>
        <w:t>;</w:t>
      </w:r>
      <w:r w:rsidR="003D695F">
        <w:rPr>
          <w:rFonts w:ascii="Times New Roman" w:hAnsi="Times New Roman" w:cs="Times New Roman"/>
          <w:sz w:val="22"/>
          <w:szCs w:val="22"/>
          <w:lang w:val="en-US"/>
        </w:rPr>
        <w:t xml:space="preserve"> 3100 &amp; 3093 West Arrowhead Road, Wyoming</w:t>
      </w:r>
      <w:r w:rsidR="00691B82">
        <w:rPr>
          <w:rFonts w:ascii="Times New Roman" w:hAnsi="Times New Roman" w:cs="Times New Roman"/>
          <w:sz w:val="22"/>
          <w:szCs w:val="22"/>
          <w:lang w:val="en-US"/>
        </w:rPr>
        <w:t>;</w:t>
      </w:r>
      <w:r w:rsidR="00501099">
        <w:rPr>
          <w:rFonts w:ascii="Times New Roman" w:hAnsi="Times New Roman" w:cs="Times New Roman"/>
          <w:sz w:val="22"/>
          <w:szCs w:val="22"/>
          <w:lang w:val="en-US"/>
        </w:rPr>
        <w:t xml:space="preserve"> </w:t>
      </w:r>
      <w:r w:rsidR="00691B82">
        <w:rPr>
          <w:rFonts w:ascii="Times New Roman" w:hAnsi="Times New Roman" w:cs="Times New Roman"/>
          <w:sz w:val="22"/>
          <w:szCs w:val="22"/>
          <w:lang w:val="en-US"/>
        </w:rPr>
        <w:t xml:space="preserve">189 Litchfield Lane, Texas; </w:t>
      </w:r>
      <w:r w:rsidR="00501099">
        <w:rPr>
          <w:rFonts w:ascii="Times New Roman" w:hAnsi="Times New Roman" w:cs="Times New Roman"/>
          <w:sz w:val="22"/>
          <w:szCs w:val="22"/>
          <w:lang w:val="en-US"/>
        </w:rPr>
        <w:t>Residence Zayzafoune, Tunis</w:t>
      </w:r>
      <w:r w:rsidR="00691B82">
        <w:rPr>
          <w:rFonts w:ascii="Times New Roman" w:hAnsi="Times New Roman" w:cs="Times New Roman"/>
          <w:sz w:val="22"/>
          <w:szCs w:val="22"/>
          <w:lang w:val="en-US"/>
        </w:rPr>
        <w:t>;</w:t>
      </w:r>
      <w:r w:rsidR="00501099">
        <w:rPr>
          <w:rFonts w:ascii="Times New Roman" w:hAnsi="Times New Roman" w:cs="Times New Roman"/>
          <w:sz w:val="22"/>
          <w:szCs w:val="22"/>
          <w:lang w:val="en-US"/>
        </w:rPr>
        <w:t xml:space="preserve"> </w:t>
      </w:r>
      <w:r w:rsidR="001D7E92">
        <w:rPr>
          <w:rFonts w:ascii="Times New Roman" w:hAnsi="Times New Roman" w:cs="Times New Roman"/>
          <w:sz w:val="22"/>
          <w:szCs w:val="22"/>
          <w:lang w:val="en-US"/>
        </w:rPr>
        <w:t xml:space="preserve">308D L’Estivaliere, Vallauris, France </w:t>
      </w:r>
    </w:p>
  </w:footnote>
  <w:footnote w:id="8">
    <w:p w14:paraId="47DBB8FB" w14:textId="48244A4E" w:rsidR="006E02A2" w:rsidRPr="006E02A2" w:rsidRDefault="00000000">
      <w:pPr>
        <w:pStyle w:val="FootnoteText"/>
        <w:rPr>
          <w:rFonts w:ascii="Times New Roman" w:hAnsi="Times New Roman" w:cs="Times New Roman"/>
          <w:sz w:val="22"/>
          <w:szCs w:val="22"/>
          <w:lang w:val="en-US"/>
        </w:rPr>
      </w:pPr>
      <w:r>
        <w:rPr>
          <w:rStyle w:val="FootnoteReference"/>
        </w:rPr>
        <w:footnoteRef/>
      </w:r>
      <w:r>
        <w:t xml:space="preserve"> </w:t>
      </w:r>
      <w:r>
        <w:rPr>
          <w:rFonts w:ascii="Times New Roman" w:hAnsi="Times New Roman" w:cs="Times New Roman"/>
          <w:sz w:val="22"/>
          <w:szCs w:val="22"/>
          <w:lang w:val="en-US"/>
        </w:rPr>
        <w:t xml:space="preserve">USA  </w:t>
      </w:r>
      <w:r w:rsidR="00830A83">
        <w:rPr>
          <w:rFonts w:ascii="Times New Roman" w:hAnsi="Times New Roman" w:cs="Times New Roman"/>
          <w:sz w:val="22"/>
          <w:szCs w:val="22"/>
          <w:lang w:val="en-US"/>
        </w:rPr>
        <w:t xml:space="preserve">(Deutsche Bank and Goldman Sachs) </w:t>
      </w:r>
      <w:r>
        <w:rPr>
          <w:rFonts w:ascii="Times New Roman" w:hAnsi="Times New Roman" w:cs="Times New Roman"/>
          <w:sz w:val="22"/>
          <w:szCs w:val="22"/>
          <w:lang w:val="en-US"/>
        </w:rPr>
        <w:t>and Jersey</w:t>
      </w:r>
      <w:r w:rsidR="00830A83">
        <w:rPr>
          <w:rFonts w:ascii="Times New Roman" w:hAnsi="Times New Roman" w:cs="Times New Roman"/>
          <w:sz w:val="22"/>
          <w:szCs w:val="22"/>
          <w:lang w:val="en-US"/>
        </w:rPr>
        <w:t xml:space="preserve"> (</w:t>
      </w:r>
      <w:r w:rsidR="008712DA">
        <w:rPr>
          <w:rFonts w:ascii="Times New Roman" w:hAnsi="Times New Roman" w:cs="Times New Roman"/>
          <w:sz w:val="22"/>
          <w:szCs w:val="22"/>
          <w:lang w:val="en-US"/>
        </w:rPr>
        <w:t>Barclays Capital</w:t>
      </w:r>
      <w:r w:rsidR="00830A83">
        <w:rPr>
          <w:rFonts w:ascii="Times New Roman" w:hAnsi="Times New Roman" w:cs="Times New Roman"/>
          <w:sz w:val="22"/>
          <w:szCs w:val="22"/>
          <w:lang w:val="en-US"/>
        </w:rPr>
        <w:t>)</w:t>
      </w:r>
    </w:p>
  </w:footnote>
  <w:footnote w:id="9">
    <w:p w14:paraId="68103141" w14:textId="7649D982" w:rsidR="006E02A2" w:rsidRPr="006E02A2" w:rsidRDefault="00000000">
      <w:pPr>
        <w:pStyle w:val="FootnoteText"/>
        <w:rPr>
          <w:rFonts w:ascii="Times New Roman" w:hAnsi="Times New Roman" w:cs="Times New Roman"/>
          <w:sz w:val="22"/>
          <w:szCs w:val="22"/>
          <w:lang w:val="en-US"/>
        </w:rPr>
      </w:pPr>
      <w:r w:rsidRPr="006E02A2">
        <w:rPr>
          <w:rStyle w:val="FootnoteReference"/>
          <w:rFonts w:ascii="Times New Roman" w:hAnsi="Times New Roman" w:cs="Times New Roman"/>
          <w:sz w:val="22"/>
          <w:szCs w:val="22"/>
        </w:rPr>
        <w:footnoteRef/>
      </w:r>
      <w:r w:rsidRPr="006E02A2">
        <w:rPr>
          <w:rFonts w:ascii="Times New Roman" w:hAnsi="Times New Roman" w:cs="Times New Roman"/>
          <w:sz w:val="22"/>
          <w:szCs w:val="22"/>
        </w:rPr>
        <w:t xml:space="preserve"> </w:t>
      </w:r>
      <w:r w:rsidRPr="006E02A2">
        <w:rPr>
          <w:rFonts w:ascii="Times New Roman" w:hAnsi="Times New Roman" w:cs="Times New Roman"/>
          <w:sz w:val="22"/>
          <w:szCs w:val="22"/>
          <w:lang w:val="en-US"/>
        </w:rPr>
        <w:t>NourZa Power Sarl</w:t>
      </w:r>
    </w:p>
  </w:footnote>
  <w:footnote w:id="10">
    <w:p w14:paraId="62E1D674" w14:textId="32A8A546" w:rsidR="00DB2B77" w:rsidRPr="00DB2B77" w:rsidRDefault="00000000">
      <w:pPr>
        <w:pStyle w:val="FootnoteText"/>
        <w:rPr>
          <w:rFonts w:ascii="Times New Roman" w:hAnsi="Times New Roman" w:cs="Times New Roman"/>
          <w:sz w:val="22"/>
          <w:szCs w:val="22"/>
          <w:lang w:val="en-US"/>
        </w:rPr>
      </w:pPr>
      <w:r w:rsidRPr="00DB2B77">
        <w:rPr>
          <w:rStyle w:val="FootnoteReference"/>
          <w:rFonts w:ascii="Times New Roman" w:hAnsi="Times New Roman" w:cs="Times New Roman"/>
          <w:sz w:val="22"/>
          <w:szCs w:val="22"/>
        </w:rPr>
        <w:footnoteRef/>
      </w:r>
      <w:r w:rsidRPr="00DB2B77">
        <w:rPr>
          <w:rFonts w:ascii="Times New Roman" w:hAnsi="Times New Roman" w:cs="Times New Roman"/>
          <w:sz w:val="22"/>
          <w:szCs w:val="22"/>
        </w:rPr>
        <w:t xml:space="preserve"> “</w:t>
      </w:r>
      <w:r w:rsidRPr="00DB2B77">
        <w:rPr>
          <w:rFonts w:ascii="Times New Roman" w:hAnsi="Times New Roman" w:cs="Times New Roman"/>
          <w:color w:val="000000"/>
          <w:sz w:val="22"/>
          <w:szCs w:val="22"/>
        </w:rPr>
        <w:t>The husband's solicitor, who owes a high duty to the court, will read them and disclose those of them that are both admissible and relevant to the wife's claim, pursuant to the husband's duty of full and frank disclosure. If before that exercise has taken place the husband's solicitor is dis-instructed the solicitor must retain those documents pending a further order of the court.</w:t>
      </w:r>
      <w:r>
        <w:rPr>
          <w:rFonts w:ascii="Times New Roman" w:hAnsi="Times New Roman" w:cs="Times New Roman"/>
          <w:color w:val="000000"/>
          <w:sz w:val="22"/>
          <w:szCs w:val="22"/>
        </w:rPr>
        <w:t xml:space="preserve">” UL v BK </w:t>
      </w:r>
      <w:r w:rsidR="00B03635">
        <w:rPr>
          <w:rFonts w:ascii="Times New Roman" w:hAnsi="Times New Roman" w:cs="Times New Roman"/>
          <w:color w:val="000000"/>
          <w:sz w:val="22"/>
          <w:szCs w:val="22"/>
        </w:rPr>
        <w:t>[2013] EWHC 1735 (Fam) paragraph 56 (iii)</w:t>
      </w:r>
    </w:p>
  </w:footnote>
  <w:footnote w:id="11">
    <w:p w14:paraId="2505F9E2" w14:textId="15E221F2" w:rsidR="00A43CCB" w:rsidRDefault="00000000" w:rsidP="00D921E0">
      <w:pPr>
        <w:pStyle w:val="FootnoteText"/>
        <w:jc w:val="both"/>
        <w:rPr>
          <w:rFonts w:ascii="Times New Roman" w:hAnsi="Times New Roman" w:cs="Times New Roman"/>
          <w:sz w:val="22"/>
          <w:szCs w:val="22"/>
          <w:u w:val="single"/>
        </w:rPr>
      </w:pPr>
      <w:r w:rsidRPr="0030099D">
        <w:rPr>
          <w:rStyle w:val="FootnoteReference"/>
          <w:rFonts w:ascii="Times New Roman" w:hAnsi="Times New Roman" w:cs="Times New Roman"/>
          <w:sz w:val="22"/>
          <w:szCs w:val="22"/>
        </w:rPr>
        <w:footnoteRef/>
      </w:r>
      <w:r w:rsidRPr="0030099D">
        <w:rPr>
          <w:rFonts w:ascii="Times New Roman" w:hAnsi="Times New Roman" w:cs="Times New Roman"/>
          <w:sz w:val="22"/>
          <w:szCs w:val="22"/>
        </w:rPr>
        <w:t xml:space="preserve"> </w:t>
      </w:r>
      <w:r w:rsidR="0030099D">
        <w:rPr>
          <w:rFonts w:ascii="Times New Roman" w:hAnsi="Times New Roman" w:cs="Times New Roman"/>
          <w:sz w:val="22"/>
          <w:szCs w:val="22"/>
        </w:rPr>
        <w:t>“</w:t>
      </w:r>
      <w:r w:rsidR="0030099D" w:rsidRPr="0030099D">
        <w:rPr>
          <w:rFonts w:ascii="Times New Roman" w:hAnsi="Times New Roman" w:cs="Times New Roman"/>
          <w:sz w:val="22"/>
          <w:szCs w:val="22"/>
        </w:rPr>
        <w:t>Dealing with practical matters, I confirm that everything collected will come directly to my firm in the first instance and the laptop and USB stick will be held by us. We will of course comply with our obligations to review the documents and provide anything of relevance.</w:t>
      </w:r>
      <w:r w:rsidR="0030099D">
        <w:rPr>
          <w:rFonts w:ascii="Times New Roman" w:hAnsi="Times New Roman" w:cs="Times New Roman"/>
          <w:sz w:val="22"/>
          <w:szCs w:val="22"/>
        </w:rPr>
        <w:t xml:space="preserve">” </w:t>
      </w:r>
      <w:r w:rsidR="00EF6ED0" w:rsidRPr="00D921E0">
        <w:rPr>
          <w:rFonts w:ascii="Times New Roman" w:hAnsi="Times New Roman" w:cs="Times New Roman"/>
          <w:sz w:val="22"/>
          <w:szCs w:val="22"/>
          <w:u w:val="single"/>
        </w:rPr>
        <w:t>HFC to Withers 9/4/21</w:t>
      </w:r>
    </w:p>
    <w:p w14:paraId="1F3CEE3F" w14:textId="77777777" w:rsidR="00D921E0" w:rsidRPr="0030099D" w:rsidRDefault="00D921E0" w:rsidP="00D921E0">
      <w:pPr>
        <w:pStyle w:val="FootnoteText"/>
        <w:jc w:val="both"/>
        <w:rPr>
          <w:rFonts w:ascii="Times New Roman" w:hAnsi="Times New Roman" w:cs="Times New Roman"/>
          <w:sz w:val="22"/>
          <w:szCs w:val="22"/>
          <w:lang w:val="en-US"/>
        </w:rPr>
      </w:pPr>
    </w:p>
  </w:footnote>
  <w:footnote w:id="12">
    <w:p w14:paraId="6EB585A7" w14:textId="2DF92A9F" w:rsidR="00D921E0" w:rsidRPr="00D921E0" w:rsidRDefault="00000000" w:rsidP="00D921E0">
      <w:pPr>
        <w:pStyle w:val="FootnoteText"/>
        <w:jc w:val="both"/>
        <w:rPr>
          <w:rFonts w:ascii="Times New Roman" w:hAnsi="Times New Roman" w:cs="Times New Roman"/>
          <w:sz w:val="22"/>
          <w:szCs w:val="22"/>
          <w:lang w:val="en-US"/>
        </w:rPr>
      </w:pPr>
      <w:r w:rsidRPr="00D921E0">
        <w:rPr>
          <w:rStyle w:val="FootnoteReference"/>
          <w:rFonts w:ascii="Times New Roman" w:hAnsi="Times New Roman" w:cs="Times New Roman"/>
          <w:sz w:val="22"/>
          <w:szCs w:val="22"/>
        </w:rPr>
        <w:footnoteRef/>
      </w:r>
      <w:r w:rsidRPr="00D921E0">
        <w:rPr>
          <w:rFonts w:ascii="Times New Roman" w:hAnsi="Times New Roman" w:cs="Times New Roman"/>
          <w:sz w:val="22"/>
          <w:szCs w:val="22"/>
        </w:rPr>
        <w:t xml:space="preserve"> </w:t>
      </w:r>
      <w:r>
        <w:rPr>
          <w:rFonts w:ascii="Times New Roman" w:hAnsi="Times New Roman" w:cs="Times New Roman"/>
          <w:sz w:val="22"/>
          <w:szCs w:val="22"/>
        </w:rPr>
        <w:t>“</w:t>
      </w:r>
      <w:r w:rsidRPr="00D921E0">
        <w:rPr>
          <w:rFonts w:ascii="Times New Roman" w:hAnsi="Times New Roman" w:cs="Times New Roman"/>
          <w:sz w:val="22"/>
          <w:szCs w:val="22"/>
        </w:rPr>
        <w:t>Quite properly, we are undertaking the review. I confirm that the only items which have been passed to my client are his Helium hotspots and his briefcase and it is frankly offensive to be asked repeatedly to confirm that we are adhering to our professional responsibilities in terms of review and disclosure, especially as this has already been confirmed. There are c.1500 pages of hard copy documents, plus the hard drive and computer. This process is well underway and indeed, my Associate spent a large part of his weekend reviewing the material.</w:t>
      </w:r>
      <w:r>
        <w:rPr>
          <w:rFonts w:ascii="Times New Roman" w:hAnsi="Times New Roman" w:cs="Times New Roman"/>
          <w:sz w:val="22"/>
          <w:szCs w:val="22"/>
        </w:rPr>
        <w:t>”</w:t>
      </w:r>
      <w:r w:rsidRPr="00D921E0">
        <w:rPr>
          <w:rFonts w:ascii="Times New Roman" w:hAnsi="Times New Roman" w:cs="Times New Roman"/>
          <w:sz w:val="22"/>
          <w:szCs w:val="22"/>
        </w:rPr>
        <w:t xml:space="preserve"> </w:t>
      </w:r>
      <w:r w:rsidRPr="00D921E0">
        <w:rPr>
          <w:rFonts w:ascii="Times New Roman" w:hAnsi="Times New Roman" w:cs="Times New Roman"/>
          <w:sz w:val="22"/>
          <w:szCs w:val="22"/>
          <w:u w:val="single"/>
        </w:rPr>
        <w:t xml:space="preserve">HFC to Withers </w:t>
      </w:r>
      <w:r>
        <w:rPr>
          <w:rFonts w:ascii="Times New Roman" w:hAnsi="Times New Roman" w:cs="Times New Roman"/>
          <w:sz w:val="22"/>
          <w:szCs w:val="22"/>
          <w:u w:val="single"/>
        </w:rPr>
        <w:t>26</w:t>
      </w:r>
      <w:r w:rsidRPr="00D921E0">
        <w:rPr>
          <w:rFonts w:ascii="Times New Roman" w:hAnsi="Times New Roman" w:cs="Times New Roman"/>
          <w:sz w:val="22"/>
          <w:szCs w:val="22"/>
          <w:u w:val="single"/>
        </w:rPr>
        <w:t>/4/21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90599"/>
    <w:multiLevelType w:val="hybridMultilevel"/>
    <w:tmpl w:val="756296E6"/>
    <w:lvl w:ilvl="0" w:tplc="0012FF20">
      <w:start w:val="1"/>
      <w:numFmt w:val="decimal"/>
      <w:lvlText w:val="%1."/>
      <w:lvlJc w:val="left"/>
      <w:pPr>
        <w:ind w:left="720" w:hanging="360"/>
      </w:pPr>
      <w:rPr>
        <w:rFonts w:ascii="Times New Roman" w:hAnsi="Times New Roman" w:cs="Times New Roman" w:hint="default"/>
        <w:b w:val="0"/>
        <w:bCs w:val="0"/>
        <w:i w:val="0"/>
        <w:iCs w:val="0"/>
        <w:sz w:val="24"/>
        <w:szCs w:val="24"/>
      </w:rPr>
    </w:lvl>
    <w:lvl w:ilvl="1" w:tplc="F35C9768">
      <w:start w:val="1"/>
      <w:numFmt w:val="lowerLetter"/>
      <w:lvlText w:val="%2."/>
      <w:lvlJc w:val="left"/>
      <w:pPr>
        <w:ind w:left="1440" w:hanging="360"/>
      </w:pPr>
    </w:lvl>
    <w:lvl w:ilvl="2" w:tplc="166ECCC6">
      <w:start w:val="1"/>
      <w:numFmt w:val="lowerRoman"/>
      <w:lvlText w:val="%3."/>
      <w:lvlJc w:val="right"/>
      <w:pPr>
        <w:ind w:left="2160" w:hanging="180"/>
      </w:pPr>
    </w:lvl>
    <w:lvl w:ilvl="3" w:tplc="5A889FC0" w:tentative="1">
      <w:start w:val="1"/>
      <w:numFmt w:val="decimal"/>
      <w:lvlText w:val="%4."/>
      <w:lvlJc w:val="left"/>
      <w:pPr>
        <w:ind w:left="2880" w:hanging="360"/>
      </w:pPr>
    </w:lvl>
    <w:lvl w:ilvl="4" w:tplc="EFCE648A" w:tentative="1">
      <w:start w:val="1"/>
      <w:numFmt w:val="lowerLetter"/>
      <w:lvlText w:val="%5."/>
      <w:lvlJc w:val="left"/>
      <w:pPr>
        <w:ind w:left="3600" w:hanging="360"/>
      </w:pPr>
    </w:lvl>
    <w:lvl w:ilvl="5" w:tplc="96129E80" w:tentative="1">
      <w:start w:val="1"/>
      <w:numFmt w:val="lowerRoman"/>
      <w:lvlText w:val="%6."/>
      <w:lvlJc w:val="right"/>
      <w:pPr>
        <w:ind w:left="4320" w:hanging="180"/>
      </w:pPr>
    </w:lvl>
    <w:lvl w:ilvl="6" w:tplc="380806CA" w:tentative="1">
      <w:start w:val="1"/>
      <w:numFmt w:val="decimal"/>
      <w:lvlText w:val="%7."/>
      <w:lvlJc w:val="left"/>
      <w:pPr>
        <w:ind w:left="5040" w:hanging="360"/>
      </w:pPr>
    </w:lvl>
    <w:lvl w:ilvl="7" w:tplc="E5101E08" w:tentative="1">
      <w:start w:val="1"/>
      <w:numFmt w:val="lowerLetter"/>
      <w:lvlText w:val="%8."/>
      <w:lvlJc w:val="left"/>
      <w:pPr>
        <w:ind w:left="5760" w:hanging="360"/>
      </w:pPr>
    </w:lvl>
    <w:lvl w:ilvl="8" w:tplc="900A66DC" w:tentative="1">
      <w:start w:val="1"/>
      <w:numFmt w:val="lowerRoman"/>
      <w:lvlText w:val="%9."/>
      <w:lvlJc w:val="right"/>
      <w:pPr>
        <w:ind w:left="6480" w:hanging="180"/>
      </w:pPr>
    </w:lvl>
  </w:abstractNum>
  <w:abstractNum w:abstractNumId="1" w15:restartNumberingAfterBreak="0">
    <w:nsid w:val="10890AB8"/>
    <w:multiLevelType w:val="hybridMultilevel"/>
    <w:tmpl w:val="47609082"/>
    <w:lvl w:ilvl="0" w:tplc="6B32DFA8">
      <w:start w:val="1"/>
      <w:numFmt w:val="lowerLetter"/>
      <w:lvlText w:val="%1."/>
      <w:lvlJc w:val="left"/>
      <w:pPr>
        <w:ind w:left="720" w:hanging="360"/>
      </w:pPr>
      <w:rPr>
        <w:rFonts w:hint="default"/>
      </w:rPr>
    </w:lvl>
    <w:lvl w:ilvl="1" w:tplc="D380618C">
      <w:start w:val="1"/>
      <w:numFmt w:val="lowerLetter"/>
      <w:lvlText w:val="%2."/>
      <w:lvlJc w:val="left"/>
      <w:pPr>
        <w:ind w:left="1440" w:hanging="360"/>
      </w:pPr>
    </w:lvl>
    <w:lvl w:ilvl="2" w:tplc="AEDCAF14" w:tentative="1">
      <w:start w:val="1"/>
      <w:numFmt w:val="lowerRoman"/>
      <w:lvlText w:val="%3."/>
      <w:lvlJc w:val="right"/>
      <w:pPr>
        <w:ind w:left="2160" w:hanging="180"/>
      </w:pPr>
    </w:lvl>
    <w:lvl w:ilvl="3" w:tplc="24E86626" w:tentative="1">
      <w:start w:val="1"/>
      <w:numFmt w:val="decimal"/>
      <w:lvlText w:val="%4."/>
      <w:lvlJc w:val="left"/>
      <w:pPr>
        <w:ind w:left="2880" w:hanging="360"/>
      </w:pPr>
    </w:lvl>
    <w:lvl w:ilvl="4" w:tplc="4A36739C" w:tentative="1">
      <w:start w:val="1"/>
      <w:numFmt w:val="lowerLetter"/>
      <w:lvlText w:val="%5."/>
      <w:lvlJc w:val="left"/>
      <w:pPr>
        <w:ind w:left="3600" w:hanging="360"/>
      </w:pPr>
    </w:lvl>
    <w:lvl w:ilvl="5" w:tplc="83C20E4E" w:tentative="1">
      <w:start w:val="1"/>
      <w:numFmt w:val="lowerRoman"/>
      <w:lvlText w:val="%6."/>
      <w:lvlJc w:val="right"/>
      <w:pPr>
        <w:ind w:left="4320" w:hanging="180"/>
      </w:pPr>
    </w:lvl>
    <w:lvl w:ilvl="6" w:tplc="07C0BB0A" w:tentative="1">
      <w:start w:val="1"/>
      <w:numFmt w:val="decimal"/>
      <w:lvlText w:val="%7."/>
      <w:lvlJc w:val="left"/>
      <w:pPr>
        <w:ind w:left="5040" w:hanging="360"/>
      </w:pPr>
    </w:lvl>
    <w:lvl w:ilvl="7" w:tplc="0A329DBC" w:tentative="1">
      <w:start w:val="1"/>
      <w:numFmt w:val="lowerLetter"/>
      <w:lvlText w:val="%8."/>
      <w:lvlJc w:val="left"/>
      <w:pPr>
        <w:ind w:left="5760" w:hanging="360"/>
      </w:pPr>
    </w:lvl>
    <w:lvl w:ilvl="8" w:tplc="D52CBB56" w:tentative="1">
      <w:start w:val="1"/>
      <w:numFmt w:val="lowerRoman"/>
      <w:lvlText w:val="%9."/>
      <w:lvlJc w:val="right"/>
      <w:pPr>
        <w:ind w:left="6480" w:hanging="180"/>
      </w:pPr>
    </w:lvl>
  </w:abstractNum>
  <w:abstractNum w:abstractNumId="2" w15:restartNumberingAfterBreak="0">
    <w:nsid w:val="10B05127"/>
    <w:multiLevelType w:val="hybridMultilevel"/>
    <w:tmpl w:val="12B8A0E8"/>
    <w:lvl w:ilvl="0" w:tplc="E9808462">
      <w:start w:val="3"/>
      <w:numFmt w:val="lowerLetter"/>
      <w:lvlText w:val="(%1)"/>
      <w:lvlJc w:val="left"/>
      <w:pPr>
        <w:ind w:left="720" w:hanging="360"/>
      </w:pPr>
      <w:rPr>
        <w:rFonts w:hint="default"/>
      </w:rPr>
    </w:lvl>
    <w:lvl w:ilvl="1" w:tplc="135C128A" w:tentative="1">
      <w:start w:val="1"/>
      <w:numFmt w:val="lowerLetter"/>
      <w:lvlText w:val="%2."/>
      <w:lvlJc w:val="left"/>
      <w:pPr>
        <w:ind w:left="1440" w:hanging="360"/>
      </w:pPr>
    </w:lvl>
    <w:lvl w:ilvl="2" w:tplc="83804874" w:tentative="1">
      <w:start w:val="1"/>
      <w:numFmt w:val="lowerRoman"/>
      <w:lvlText w:val="%3."/>
      <w:lvlJc w:val="right"/>
      <w:pPr>
        <w:ind w:left="2160" w:hanging="180"/>
      </w:pPr>
    </w:lvl>
    <w:lvl w:ilvl="3" w:tplc="0B0629D4" w:tentative="1">
      <w:start w:val="1"/>
      <w:numFmt w:val="decimal"/>
      <w:lvlText w:val="%4."/>
      <w:lvlJc w:val="left"/>
      <w:pPr>
        <w:ind w:left="2880" w:hanging="360"/>
      </w:pPr>
    </w:lvl>
    <w:lvl w:ilvl="4" w:tplc="31502ECE" w:tentative="1">
      <w:start w:val="1"/>
      <w:numFmt w:val="lowerLetter"/>
      <w:lvlText w:val="%5."/>
      <w:lvlJc w:val="left"/>
      <w:pPr>
        <w:ind w:left="3600" w:hanging="360"/>
      </w:pPr>
    </w:lvl>
    <w:lvl w:ilvl="5" w:tplc="1B0C1DB0" w:tentative="1">
      <w:start w:val="1"/>
      <w:numFmt w:val="lowerRoman"/>
      <w:lvlText w:val="%6."/>
      <w:lvlJc w:val="right"/>
      <w:pPr>
        <w:ind w:left="4320" w:hanging="180"/>
      </w:pPr>
    </w:lvl>
    <w:lvl w:ilvl="6" w:tplc="6EFA0E94" w:tentative="1">
      <w:start w:val="1"/>
      <w:numFmt w:val="decimal"/>
      <w:lvlText w:val="%7."/>
      <w:lvlJc w:val="left"/>
      <w:pPr>
        <w:ind w:left="5040" w:hanging="360"/>
      </w:pPr>
    </w:lvl>
    <w:lvl w:ilvl="7" w:tplc="7E3C53F8" w:tentative="1">
      <w:start w:val="1"/>
      <w:numFmt w:val="lowerLetter"/>
      <w:lvlText w:val="%8."/>
      <w:lvlJc w:val="left"/>
      <w:pPr>
        <w:ind w:left="5760" w:hanging="360"/>
      </w:pPr>
    </w:lvl>
    <w:lvl w:ilvl="8" w:tplc="C122B324" w:tentative="1">
      <w:start w:val="1"/>
      <w:numFmt w:val="lowerRoman"/>
      <w:lvlText w:val="%9."/>
      <w:lvlJc w:val="right"/>
      <w:pPr>
        <w:ind w:left="6480" w:hanging="180"/>
      </w:pPr>
    </w:lvl>
  </w:abstractNum>
  <w:abstractNum w:abstractNumId="3" w15:restartNumberingAfterBreak="0">
    <w:nsid w:val="14720CC5"/>
    <w:multiLevelType w:val="hybridMultilevel"/>
    <w:tmpl w:val="4AAACC66"/>
    <w:lvl w:ilvl="0" w:tplc="2B26CB1E">
      <w:start w:val="3"/>
      <w:numFmt w:val="lowerLetter"/>
      <w:lvlText w:val="(%1)"/>
      <w:lvlJc w:val="left"/>
      <w:pPr>
        <w:ind w:left="2138" w:hanging="360"/>
      </w:pPr>
      <w:rPr>
        <w:rFonts w:hint="default"/>
      </w:rPr>
    </w:lvl>
    <w:lvl w:ilvl="1" w:tplc="F35236C8" w:tentative="1">
      <w:start w:val="1"/>
      <w:numFmt w:val="lowerLetter"/>
      <w:lvlText w:val="%2."/>
      <w:lvlJc w:val="left"/>
      <w:pPr>
        <w:ind w:left="2858" w:hanging="360"/>
      </w:pPr>
    </w:lvl>
    <w:lvl w:ilvl="2" w:tplc="1D5219DC" w:tentative="1">
      <w:start w:val="1"/>
      <w:numFmt w:val="lowerRoman"/>
      <w:lvlText w:val="%3."/>
      <w:lvlJc w:val="right"/>
      <w:pPr>
        <w:ind w:left="3578" w:hanging="180"/>
      </w:pPr>
    </w:lvl>
    <w:lvl w:ilvl="3" w:tplc="7DE41A9E" w:tentative="1">
      <w:start w:val="1"/>
      <w:numFmt w:val="decimal"/>
      <w:lvlText w:val="%4."/>
      <w:lvlJc w:val="left"/>
      <w:pPr>
        <w:ind w:left="4298" w:hanging="360"/>
      </w:pPr>
    </w:lvl>
    <w:lvl w:ilvl="4" w:tplc="62C6AACA" w:tentative="1">
      <w:start w:val="1"/>
      <w:numFmt w:val="lowerLetter"/>
      <w:lvlText w:val="%5."/>
      <w:lvlJc w:val="left"/>
      <w:pPr>
        <w:ind w:left="5018" w:hanging="360"/>
      </w:pPr>
    </w:lvl>
    <w:lvl w:ilvl="5" w:tplc="B7D60828" w:tentative="1">
      <w:start w:val="1"/>
      <w:numFmt w:val="lowerRoman"/>
      <w:lvlText w:val="%6."/>
      <w:lvlJc w:val="right"/>
      <w:pPr>
        <w:ind w:left="5738" w:hanging="180"/>
      </w:pPr>
    </w:lvl>
    <w:lvl w:ilvl="6" w:tplc="424CC282" w:tentative="1">
      <w:start w:val="1"/>
      <w:numFmt w:val="decimal"/>
      <w:lvlText w:val="%7."/>
      <w:lvlJc w:val="left"/>
      <w:pPr>
        <w:ind w:left="6458" w:hanging="360"/>
      </w:pPr>
    </w:lvl>
    <w:lvl w:ilvl="7" w:tplc="A1360DC6" w:tentative="1">
      <w:start w:val="1"/>
      <w:numFmt w:val="lowerLetter"/>
      <w:lvlText w:val="%8."/>
      <w:lvlJc w:val="left"/>
      <w:pPr>
        <w:ind w:left="7178" w:hanging="360"/>
      </w:pPr>
    </w:lvl>
    <w:lvl w:ilvl="8" w:tplc="B2E4698A" w:tentative="1">
      <w:start w:val="1"/>
      <w:numFmt w:val="lowerRoman"/>
      <w:lvlText w:val="%9."/>
      <w:lvlJc w:val="right"/>
      <w:pPr>
        <w:ind w:left="7898" w:hanging="180"/>
      </w:pPr>
    </w:lvl>
  </w:abstractNum>
  <w:abstractNum w:abstractNumId="4" w15:restartNumberingAfterBreak="0">
    <w:nsid w:val="1B122D89"/>
    <w:multiLevelType w:val="hybridMultilevel"/>
    <w:tmpl w:val="12C448E8"/>
    <w:lvl w:ilvl="0" w:tplc="1F0670E4">
      <w:start w:val="1"/>
      <w:numFmt w:val="lowerLetter"/>
      <w:lvlText w:val="%1)"/>
      <w:lvlJc w:val="left"/>
      <w:pPr>
        <w:ind w:left="1440" w:hanging="360"/>
      </w:pPr>
    </w:lvl>
    <w:lvl w:ilvl="1" w:tplc="68C48328" w:tentative="1">
      <w:start w:val="1"/>
      <w:numFmt w:val="lowerLetter"/>
      <w:lvlText w:val="%2."/>
      <w:lvlJc w:val="left"/>
      <w:pPr>
        <w:ind w:left="2160" w:hanging="360"/>
      </w:pPr>
    </w:lvl>
    <w:lvl w:ilvl="2" w:tplc="2D22F208" w:tentative="1">
      <w:start w:val="1"/>
      <w:numFmt w:val="lowerRoman"/>
      <w:lvlText w:val="%3."/>
      <w:lvlJc w:val="right"/>
      <w:pPr>
        <w:ind w:left="2880" w:hanging="180"/>
      </w:pPr>
    </w:lvl>
    <w:lvl w:ilvl="3" w:tplc="AA5AC516" w:tentative="1">
      <w:start w:val="1"/>
      <w:numFmt w:val="decimal"/>
      <w:lvlText w:val="%4."/>
      <w:lvlJc w:val="left"/>
      <w:pPr>
        <w:ind w:left="3600" w:hanging="360"/>
      </w:pPr>
    </w:lvl>
    <w:lvl w:ilvl="4" w:tplc="8A4E7216" w:tentative="1">
      <w:start w:val="1"/>
      <w:numFmt w:val="lowerLetter"/>
      <w:lvlText w:val="%5."/>
      <w:lvlJc w:val="left"/>
      <w:pPr>
        <w:ind w:left="4320" w:hanging="360"/>
      </w:pPr>
    </w:lvl>
    <w:lvl w:ilvl="5" w:tplc="57640BEA" w:tentative="1">
      <w:start w:val="1"/>
      <w:numFmt w:val="lowerRoman"/>
      <w:lvlText w:val="%6."/>
      <w:lvlJc w:val="right"/>
      <w:pPr>
        <w:ind w:left="5040" w:hanging="180"/>
      </w:pPr>
    </w:lvl>
    <w:lvl w:ilvl="6" w:tplc="5A40B126" w:tentative="1">
      <w:start w:val="1"/>
      <w:numFmt w:val="decimal"/>
      <w:lvlText w:val="%7."/>
      <w:lvlJc w:val="left"/>
      <w:pPr>
        <w:ind w:left="5760" w:hanging="360"/>
      </w:pPr>
    </w:lvl>
    <w:lvl w:ilvl="7" w:tplc="A81A8588" w:tentative="1">
      <w:start w:val="1"/>
      <w:numFmt w:val="lowerLetter"/>
      <w:lvlText w:val="%8."/>
      <w:lvlJc w:val="left"/>
      <w:pPr>
        <w:ind w:left="6480" w:hanging="360"/>
      </w:pPr>
    </w:lvl>
    <w:lvl w:ilvl="8" w:tplc="33E43366" w:tentative="1">
      <w:start w:val="1"/>
      <w:numFmt w:val="lowerRoman"/>
      <w:lvlText w:val="%9."/>
      <w:lvlJc w:val="right"/>
      <w:pPr>
        <w:ind w:left="7200" w:hanging="180"/>
      </w:pPr>
    </w:lvl>
  </w:abstractNum>
  <w:abstractNum w:abstractNumId="5" w15:restartNumberingAfterBreak="0">
    <w:nsid w:val="369358A8"/>
    <w:multiLevelType w:val="hybridMultilevel"/>
    <w:tmpl w:val="A7109642"/>
    <w:lvl w:ilvl="0" w:tplc="78166830">
      <w:start w:val="10"/>
      <w:numFmt w:val="bullet"/>
      <w:lvlText w:val="-"/>
      <w:lvlJc w:val="left"/>
      <w:pPr>
        <w:ind w:left="720" w:hanging="360"/>
      </w:pPr>
      <w:rPr>
        <w:rFonts w:ascii="Times New Roman" w:eastAsiaTheme="minorHAnsi" w:hAnsi="Times New Roman" w:cs="Times New Roman" w:hint="default"/>
      </w:rPr>
    </w:lvl>
    <w:lvl w:ilvl="1" w:tplc="62CA781E" w:tentative="1">
      <w:start w:val="1"/>
      <w:numFmt w:val="bullet"/>
      <w:lvlText w:val="o"/>
      <w:lvlJc w:val="left"/>
      <w:pPr>
        <w:ind w:left="1440" w:hanging="360"/>
      </w:pPr>
      <w:rPr>
        <w:rFonts w:ascii="Courier New" w:hAnsi="Courier New" w:cs="Courier New" w:hint="default"/>
      </w:rPr>
    </w:lvl>
    <w:lvl w:ilvl="2" w:tplc="8F565D40" w:tentative="1">
      <w:start w:val="1"/>
      <w:numFmt w:val="bullet"/>
      <w:lvlText w:val=""/>
      <w:lvlJc w:val="left"/>
      <w:pPr>
        <w:ind w:left="2160" w:hanging="360"/>
      </w:pPr>
      <w:rPr>
        <w:rFonts w:ascii="Wingdings" w:hAnsi="Wingdings" w:hint="default"/>
      </w:rPr>
    </w:lvl>
    <w:lvl w:ilvl="3" w:tplc="EC0070F4" w:tentative="1">
      <w:start w:val="1"/>
      <w:numFmt w:val="bullet"/>
      <w:lvlText w:val=""/>
      <w:lvlJc w:val="left"/>
      <w:pPr>
        <w:ind w:left="2880" w:hanging="360"/>
      </w:pPr>
      <w:rPr>
        <w:rFonts w:ascii="Symbol" w:hAnsi="Symbol" w:hint="default"/>
      </w:rPr>
    </w:lvl>
    <w:lvl w:ilvl="4" w:tplc="D0B0AAAE" w:tentative="1">
      <w:start w:val="1"/>
      <w:numFmt w:val="bullet"/>
      <w:lvlText w:val="o"/>
      <w:lvlJc w:val="left"/>
      <w:pPr>
        <w:ind w:left="3600" w:hanging="360"/>
      </w:pPr>
      <w:rPr>
        <w:rFonts w:ascii="Courier New" w:hAnsi="Courier New" w:cs="Courier New" w:hint="default"/>
      </w:rPr>
    </w:lvl>
    <w:lvl w:ilvl="5" w:tplc="6AD03B32" w:tentative="1">
      <w:start w:val="1"/>
      <w:numFmt w:val="bullet"/>
      <w:lvlText w:val=""/>
      <w:lvlJc w:val="left"/>
      <w:pPr>
        <w:ind w:left="4320" w:hanging="360"/>
      </w:pPr>
      <w:rPr>
        <w:rFonts w:ascii="Wingdings" w:hAnsi="Wingdings" w:hint="default"/>
      </w:rPr>
    </w:lvl>
    <w:lvl w:ilvl="6" w:tplc="62B63D46" w:tentative="1">
      <w:start w:val="1"/>
      <w:numFmt w:val="bullet"/>
      <w:lvlText w:val=""/>
      <w:lvlJc w:val="left"/>
      <w:pPr>
        <w:ind w:left="5040" w:hanging="360"/>
      </w:pPr>
      <w:rPr>
        <w:rFonts w:ascii="Symbol" w:hAnsi="Symbol" w:hint="default"/>
      </w:rPr>
    </w:lvl>
    <w:lvl w:ilvl="7" w:tplc="FD3A568E" w:tentative="1">
      <w:start w:val="1"/>
      <w:numFmt w:val="bullet"/>
      <w:lvlText w:val="o"/>
      <w:lvlJc w:val="left"/>
      <w:pPr>
        <w:ind w:left="5760" w:hanging="360"/>
      </w:pPr>
      <w:rPr>
        <w:rFonts w:ascii="Courier New" w:hAnsi="Courier New" w:cs="Courier New" w:hint="default"/>
      </w:rPr>
    </w:lvl>
    <w:lvl w:ilvl="8" w:tplc="E5D4AE18" w:tentative="1">
      <w:start w:val="1"/>
      <w:numFmt w:val="bullet"/>
      <w:lvlText w:val=""/>
      <w:lvlJc w:val="left"/>
      <w:pPr>
        <w:ind w:left="6480" w:hanging="360"/>
      </w:pPr>
      <w:rPr>
        <w:rFonts w:ascii="Wingdings" w:hAnsi="Wingdings" w:hint="default"/>
      </w:rPr>
    </w:lvl>
  </w:abstractNum>
  <w:abstractNum w:abstractNumId="6" w15:restartNumberingAfterBreak="0">
    <w:nsid w:val="42B72D67"/>
    <w:multiLevelType w:val="hybridMultilevel"/>
    <w:tmpl w:val="E4FAF692"/>
    <w:lvl w:ilvl="0" w:tplc="8E42E2DA">
      <w:start w:val="1"/>
      <w:numFmt w:val="lowerLetter"/>
      <w:lvlText w:val="%1)"/>
      <w:lvlJc w:val="left"/>
      <w:pPr>
        <w:ind w:left="720" w:hanging="360"/>
      </w:pPr>
    </w:lvl>
    <w:lvl w:ilvl="1" w:tplc="48E63570" w:tentative="1">
      <w:start w:val="1"/>
      <w:numFmt w:val="lowerLetter"/>
      <w:lvlText w:val="%2."/>
      <w:lvlJc w:val="left"/>
      <w:pPr>
        <w:ind w:left="1440" w:hanging="360"/>
      </w:pPr>
    </w:lvl>
    <w:lvl w:ilvl="2" w:tplc="849A6D04" w:tentative="1">
      <w:start w:val="1"/>
      <w:numFmt w:val="lowerRoman"/>
      <w:lvlText w:val="%3."/>
      <w:lvlJc w:val="right"/>
      <w:pPr>
        <w:ind w:left="2160" w:hanging="180"/>
      </w:pPr>
    </w:lvl>
    <w:lvl w:ilvl="3" w:tplc="AADEAB00" w:tentative="1">
      <w:start w:val="1"/>
      <w:numFmt w:val="decimal"/>
      <w:lvlText w:val="%4."/>
      <w:lvlJc w:val="left"/>
      <w:pPr>
        <w:ind w:left="2880" w:hanging="360"/>
      </w:pPr>
    </w:lvl>
    <w:lvl w:ilvl="4" w:tplc="C8E47CEE" w:tentative="1">
      <w:start w:val="1"/>
      <w:numFmt w:val="lowerLetter"/>
      <w:lvlText w:val="%5."/>
      <w:lvlJc w:val="left"/>
      <w:pPr>
        <w:ind w:left="3600" w:hanging="360"/>
      </w:pPr>
    </w:lvl>
    <w:lvl w:ilvl="5" w:tplc="58181C64" w:tentative="1">
      <w:start w:val="1"/>
      <w:numFmt w:val="lowerRoman"/>
      <w:lvlText w:val="%6."/>
      <w:lvlJc w:val="right"/>
      <w:pPr>
        <w:ind w:left="4320" w:hanging="180"/>
      </w:pPr>
    </w:lvl>
    <w:lvl w:ilvl="6" w:tplc="6ECCF172" w:tentative="1">
      <w:start w:val="1"/>
      <w:numFmt w:val="decimal"/>
      <w:lvlText w:val="%7."/>
      <w:lvlJc w:val="left"/>
      <w:pPr>
        <w:ind w:left="5040" w:hanging="360"/>
      </w:pPr>
    </w:lvl>
    <w:lvl w:ilvl="7" w:tplc="4200894A" w:tentative="1">
      <w:start w:val="1"/>
      <w:numFmt w:val="lowerLetter"/>
      <w:lvlText w:val="%8."/>
      <w:lvlJc w:val="left"/>
      <w:pPr>
        <w:ind w:left="5760" w:hanging="360"/>
      </w:pPr>
    </w:lvl>
    <w:lvl w:ilvl="8" w:tplc="52AE48A0" w:tentative="1">
      <w:start w:val="1"/>
      <w:numFmt w:val="lowerRoman"/>
      <w:lvlText w:val="%9."/>
      <w:lvlJc w:val="right"/>
      <w:pPr>
        <w:ind w:left="6480" w:hanging="180"/>
      </w:pPr>
    </w:lvl>
  </w:abstractNum>
  <w:abstractNum w:abstractNumId="7" w15:restartNumberingAfterBreak="0">
    <w:nsid w:val="44286A69"/>
    <w:multiLevelType w:val="hybridMultilevel"/>
    <w:tmpl w:val="7C60D05E"/>
    <w:lvl w:ilvl="0" w:tplc="5A803776">
      <w:start w:val="3"/>
      <w:numFmt w:val="lowerLetter"/>
      <w:lvlText w:val="(%1)"/>
      <w:lvlJc w:val="left"/>
      <w:pPr>
        <w:ind w:left="720" w:hanging="360"/>
      </w:pPr>
      <w:rPr>
        <w:rFonts w:hint="default"/>
      </w:rPr>
    </w:lvl>
    <w:lvl w:ilvl="1" w:tplc="2A04576C" w:tentative="1">
      <w:start w:val="1"/>
      <w:numFmt w:val="lowerLetter"/>
      <w:lvlText w:val="%2."/>
      <w:lvlJc w:val="left"/>
      <w:pPr>
        <w:ind w:left="1440" w:hanging="360"/>
      </w:pPr>
    </w:lvl>
    <w:lvl w:ilvl="2" w:tplc="5B0C710E" w:tentative="1">
      <w:start w:val="1"/>
      <w:numFmt w:val="lowerRoman"/>
      <w:lvlText w:val="%3."/>
      <w:lvlJc w:val="right"/>
      <w:pPr>
        <w:ind w:left="2160" w:hanging="180"/>
      </w:pPr>
    </w:lvl>
    <w:lvl w:ilvl="3" w:tplc="9A00707E" w:tentative="1">
      <w:start w:val="1"/>
      <w:numFmt w:val="decimal"/>
      <w:lvlText w:val="%4."/>
      <w:lvlJc w:val="left"/>
      <w:pPr>
        <w:ind w:left="2880" w:hanging="360"/>
      </w:pPr>
    </w:lvl>
    <w:lvl w:ilvl="4" w:tplc="F0DE13B4" w:tentative="1">
      <w:start w:val="1"/>
      <w:numFmt w:val="lowerLetter"/>
      <w:lvlText w:val="%5."/>
      <w:lvlJc w:val="left"/>
      <w:pPr>
        <w:ind w:left="3600" w:hanging="360"/>
      </w:pPr>
    </w:lvl>
    <w:lvl w:ilvl="5" w:tplc="2FC4D076" w:tentative="1">
      <w:start w:val="1"/>
      <w:numFmt w:val="lowerRoman"/>
      <w:lvlText w:val="%6."/>
      <w:lvlJc w:val="right"/>
      <w:pPr>
        <w:ind w:left="4320" w:hanging="180"/>
      </w:pPr>
    </w:lvl>
    <w:lvl w:ilvl="6" w:tplc="CA781600" w:tentative="1">
      <w:start w:val="1"/>
      <w:numFmt w:val="decimal"/>
      <w:lvlText w:val="%7."/>
      <w:lvlJc w:val="left"/>
      <w:pPr>
        <w:ind w:left="5040" w:hanging="360"/>
      </w:pPr>
    </w:lvl>
    <w:lvl w:ilvl="7" w:tplc="3EC0C4C6" w:tentative="1">
      <w:start w:val="1"/>
      <w:numFmt w:val="lowerLetter"/>
      <w:lvlText w:val="%8."/>
      <w:lvlJc w:val="left"/>
      <w:pPr>
        <w:ind w:left="5760" w:hanging="360"/>
      </w:pPr>
    </w:lvl>
    <w:lvl w:ilvl="8" w:tplc="688E92D2" w:tentative="1">
      <w:start w:val="1"/>
      <w:numFmt w:val="lowerRoman"/>
      <w:lvlText w:val="%9."/>
      <w:lvlJc w:val="right"/>
      <w:pPr>
        <w:ind w:left="6480" w:hanging="180"/>
      </w:pPr>
    </w:lvl>
  </w:abstractNum>
  <w:abstractNum w:abstractNumId="8" w15:restartNumberingAfterBreak="0">
    <w:nsid w:val="544109CC"/>
    <w:multiLevelType w:val="multilevel"/>
    <w:tmpl w:val="04A44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8747D"/>
    <w:multiLevelType w:val="hybridMultilevel"/>
    <w:tmpl w:val="24A2AACC"/>
    <w:lvl w:ilvl="0" w:tplc="5E6E0F96">
      <w:start w:val="1"/>
      <w:numFmt w:val="decimal"/>
      <w:lvlText w:val="%1."/>
      <w:lvlJc w:val="left"/>
      <w:pPr>
        <w:ind w:left="720" w:hanging="360"/>
      </w:pPr>
    </w:lvl>
    <w:lvl w:ilvl="1" w:tplc="6FAC8954" w:tentative="1">
      <w:start w:val="1"/>
      <w:numFmt w:val="lowerLetter"/>
      <w:lvlText w:val="%2."/>
      <w:lvlJc w:val="left"/>
      <w:pPr>
        <w:ind w:left="1440" w:hanging="360"/>
      </w:pPr>
    </w:lvl>
    <w:lvl w:ilvl="2" w:tplc="C70C8D18" w:tentative="1">
      <w:start w:val="1"/>
      <w:numFmt w:val="lowerRoman"/>
      <w:lvlText w:val="%3."/>
      <w:lvlJc w:val="right"/>
      <w:pPr>
        <w:ind w:left="2160" w:hanging="180"/>
      </w:pPr>
    </w:lvl>
    <w:lvl w:ilvl="3" w:tplc="529216CC" w:tentative="1">
      <w:start w:val="1"/>
      <w:numFmt w:val="decimal"/>
      <w:lvlText w:val="%4."/>
      <w:lvlJc w:val="left"/>
      <w:pPr>
        <w:ind w:left="2880" w:hanging="360"/>
      </w:pPr>
    </w:lvl>
    <w:lvl w:ilvl="4" w:tplc="FC7EF10A" w:tentative="1">
      <w:start w:val="1"/>
      <w:numFmt w:val="lowerLetter"/>
      <w:lvlText w:val="%5."/>
      <w:lvlJc w:val="left"/>
      <w:pPr>
        <w:ind w:left="3600" w:hanging="360"/>
      </w:pPr>
    </w:lvl>
    <w:lvl w:ilvl="5" w:tplc="92400AA6" w:tentative="1">
      <w:start w:val="1"/>
      <w:numFmt w:val="lowerRoman"/>
      <w:lvlText w:val="%6."/>
      <w:lvlJc w:val="right"/>
      <w:pPr>
        <w:ind w:left="4320" w:hanging="180"/>
      </w:pPr>
    </w:lvl>
    <w:lvl w:ilvl="6" w:tplc="CDCA7A78" w:tentative="1">
      <w:start w:val="1"/>
      <w:numFmt w:val="decimal"/>
      <w:lvlText w:val="%7."/>
      <w:lvlJc w:val="left"/>
      <w:pPr>
        <w:ind w:left="5040" w:hanging="360"/>
      </w:pPr>
    </w:lvl>
    <w:lvl w:ilvl="7" w:tplc="B77209F2" w:tentative="1">
      <w:start w:val="1"/>
      <w:numFmt w:val="lowerLetter"/>
      <w:lvlText w:val="%8."/>
      <w:lvlJc w:val="left"/>
      <w:pPr>
        <w:ind w:left="5760" w:hanging="360"/>
      </w:pPr>
    </w:lvl>
    <w:lvl w:ilvl="8" w:tplc="0A0A99AC" w:tentative="1">
      <w:start w:val="1"/>
      <w:numFmt w:val="lowerRoman"/>
      <w:lvlText w:val="%9."/>
      <w:lvlJc w:val="right"/>
      <w:pPr>
        <w:ind w:left="6480" w:hanging="180"/>
      </w:pPr>
    </w:lvl>
  </w:abstractNum>
  <w:abstractNum w:abstractNumId="10" w15:restartNumberingAfterBreak="0">
    <w:nsid w:val="5A136663"/>
    <w:multiLevelType w:val="hybridMultilevel"/>
    <w:tmpl w:val="24A2AACC"/>
    <w:lvl w:ilvl="0" w:tplc="E41EE706">
      <w:start w:val="1"/>
      <w:numFmt w:val="decimal"/>
      <w:lvlText w:val="%1."/>
      <w:lvlJc w:val="left"/>
      <w:pPr>
        <w:ind w:left="720" w:hanging="360"/>
      </w:pPr>
    </w:lvl>
    <w:lvl w:ilvl="1" w:tplc="8AE27D1C" w:tentative="1">
      <w:start w:val="1"/>
      <w:numFmt w:val="lowerLetter"/>
      <w:lvlText w:val="%2."/>
      <w:lvlJc w:val="left"/>
      <w:pPr>
        <w:ind w:left="1440" w:hanging="360"/>
      </w:pPr>
    </w:lvl>
    <w:lvl w:ilvl="2" w:tplc="27BA69AE" w:tentative="1">
      <w:start w:val="1"/>
      <w:numFmt w:val="lowerRoman"/>
      <w:lvlText w:val="%3."/>
      <w:lvlJc w:val="right"/>
      <w:pPr>
        <w:ind w:left="2160" w:hanging="180"/>
      </w:pPr>
    </w:lvl>
    <w:lvl w:ilvl="3" w:tplc="90EC23E2" w:tentative="1">
      <w:start w:val="1"/>
      <w:numFmt w:val="decimal"/>
      <w:lvlText w:val="%4."/>
      <w:lvlJc w:val="left"/>
      <w:pPr>
        <w:ind w:left="2880" w:hanging="360"/>
      </w:pPr>
    </w:lvl>
    <w:lvl w:ilvl="4" w:tplc="E8F2470C" w:tentative="1">
      <w:start w:val="1"/>
      <w:numFmt w:val="lowerLetter"/>
      <w:lvlText w:val="%5."/>
      <w:lvlJc w:val="left"/>
      <w:pPr>
        <w:ind w:left="3600" w:hanging="360"/>
      </w:pPr>
    </w:lvl>
    <w:lvl w:ilvl="5" w:tplc="110E836C" w:tentative="1">
      <w:start w:val="1"/>
      <w:numFmt w:val="lowerRoman"/>
      <w:lvlText w:val="%6."/>
      <w:lvlJc w:val="right"/>
      <w:pPr>
        <w:ind w:left="4320" w:hanging="180"/>
      </w:pPr>
    </w:lvl>
    <w:lvl w:ilvl="6" w:tplc="4080FF54" w:tentative="1">
      <w:start w:val="1"/>
      <w:numFmt w:val="decimal"/>
      <w:lvlText w:val="%7."/>
      <w:lvlJc w:val="left"/>
      <w:pPr>
        <w:ind w:left="5040" w:hanging="360"/>
      </w:pPr>
    </w:lvl>
    <w:lvl w:ilvl="7" w:tplc="F6D62936" w:tentative="1">
      <w:start w:val="1"/>
      <w:numFmt w:val="lowerLetter"/>
      <w:lvlText w:val="%8."/>
      <w:lvlJc w:val="left"/>
      <w:pPr>
        <w:ind w:left="5760" w:hanging="360"/>
      </w:pPr>
    </w:lvl>
    <w:lvl w:ilvl="8" w:tplc="4FF280F8" w:tentative="1">
      <w:start w:val="1"/>
      <w:numFmt w:val="lowerRoman"/>
      <w:lvlText w:val="%9."/>
      <w:lvlJc w:val="right"/>
      <w:pPr>
        <w:ind w:left="6480" w:hanging="180"/>
      </w:pPr>
    </w:lvl>
  </w:abstractNum>
  <w:abstractNum w:abstractNumId="11" w15:restartNumberingAfterBreak="0">
    <w:nsid w:val="5AFC493C"/>
    <w:multiLevelType w:val="hybridMultilevel"/>
    <w:tmpl w:val="087CCBCC"/>
    <w:lvl w:ilvl="0" w:tplc="E12C115A">
      <w:start w:val="1"/>
      <w:numFmt w:val="decimal"/>
      <w:lvlText w:val="%1."/>
      <w:lvlJc w:val="left"/>
      <w:pPr>
        <w:ind w:left="720" w:hanging="360"/>
      </w:pPr>
    </w:lvl>
    <w:lvl w:ilvl="1" w:tplc="295C3B10" w:tentative="1">
      <w:start w:val="1"/>
      <w:numFmt w:val="lowerLetter"/>
      <w:lvlText w:val="%2."/>
      <w:lvlJc w:val="left"/>
      <w:pPr>
        <w:ind w:left="1440" w:hanging="360"/>
      </w:pPr>
    </w:lvl>
    <w:lvl w:ilvl="2" w:tplc="402A1CA2" w:tentative="1">
      <w:start w:val="1"/>
      <w:numFmt w:val="lowerRoman"/>
      <w:lvlText w:val="%3."/>
      <w:lvlJc w:val="right"/>
      <w:pPr>
        <w:ind w:left="2160" w:hanging="180"/>
      </w:pPr>
    </w:lvl>
    <w:lvl w:ilvl="3" w:tplc="EFF2C6CC" w:tentative="1">
      <w:start w:val="1"/>
      <w:numFmt w:val="decimal"/>
      <w:lvlText w:val="%4."/>
      <w:lvlJc w:val="left"/>
      <w:pPr>
        <w:ind w:left="2880" w:hanging="360"/>
      </w:pPr>
    </w:lvl>
    <w:lvl w:ilvl="4" w:tplc="1666B76E" w:tentative="1">
      <w:start w:val="1"/>
      <w:numFmt w:val="lowerLetter"/>
      <w:lvlText w:val="%5."/>
      <w:lvlJc w:val="left"/>
      <w:pPr>
        <w:ind w:left="3600" w:hanging="360"/>
      </w:pPr>
    </w:lvl>
    <w:lvl w:ilvl="5" w:tplc="6E16A448" w:tentative="1">
      <w:start w:val="1"/>
      <w:numFmt w:val="lowerRoman"/>
      <w:lvlText w:val="%6."/>
      <w:lvlJc w:val="right"/>
      <w:pPr>
        <w:ind w:left="4320" w:hanging="180"/>
      </w:pPr>
    </w:lvl>
    <w:lvl w:ilvl="6" w:tplc="DA0C8FA0" w:tentative="1">
      <w:start w:val="1"/>
      <w:numFmt w:val="decimal"/>
      <w:lvlText w:val="%7."/>
      <w:lvlJc w:val="left"/>
      <w:pPr>
        <w:ind w:left="5040" w:hanging="360"/>
      </w:pPr>
    </w:lvl>
    <w:lvl w:ilvl="7" w:tplc="5C72F5CC" w:tentative="1">
      <w:start w:val="1"/>
      <w:numFmt w:val="lowerLetter"/>
      <w:lvlText w:val="%8."/>
      <w:lvlJc w:val="left"/>
      <w:pPr>
        <w:ind w:left="5760" w:hanging="360"/>
      </w:pPr>
    </w:lvl>
    <w:lvl w:ilvl="8" w:tplc="179E7EE4" w:tentative="1">
      <w:start w:val="1"/>
      <w:numFmt w:val="lowerRoman"/>
      <w:lvlText w:val="%9."/>
      <w:lvlJc w:val="right"/>
      <w:pPr>
        <w:ind w:left="6480" w:hanging="180"/>
      </w:pPr>
    </w:lvl>
  </w:abstractNum>
  <w:abstractNum w:abstractNumId="12" w15:restartNumberingAfterBreak="0">
    <w:nsid w:val="63F92595"/>
    <w:multiLevelType w:val="hybridMultilevel"/>
    <w:tmpl w:val="213696EE"/>
    <w:lvl w:ilvl="0" w:tplc="1BAE647A">
      <w:start w:val="3"/>
      <w:numFmt w:val="lowerLetter"/>
      <w:lvlText w:val="(%1)"/>
      <w:lvlJc w:val="left"/>
      <w:pPr>
        <w:ind w:left="2138" w:hanging="360"/>
      </w:pPr>
      <w:rPr>
        <w:rFonts w:hint="default"/>
      </w:rPr>
    </w:lvl>
    <w:lvl w:ilvl="1" w:tplc="FCDADE70" w:tentative="1">
      <w:start w:val="1"/>
      <w:numFmt w:val="lowerLetter"/>
      <w:lvlText w:val="%2."/>
      <w:lvlJc w:val="left"/>
      <w:pPr>
        <w:ind w:left="2858" w:hanging="360"/>
      </w:pPr>
    </w:lvl>
    <w:lvl w:ilvl="2" w:tplc="216C761E" w:tentative="1">
      <w:start w:val="1"/>
      <w:numFmt w:val="lowerRoman"/>
      <w:lvlText w:val="%3."/>
      <w:lvlJc w:val="right"/>
      <w:pPr>
        <w:ind w:left="3578" w:hanging="180"/>
      </w:pPr>
    </w:lvl>
    <w:lvl w:ilvl="3" w:tplc="FBB287B6" w:tentative="1">
      <w:start w:val="1"/>
      <w:numFmt w:val="decimal"/>
      <w:lvlText w:val="%4."/>
      <w:lvlJc w:val="left"/>
      <w:pPr>
        <w:ind w:left="4298" w:hanging="360"/>
      </w:pPr>
    </w:lvl>
    <w:lvl w:ilvl="4" w:tplc="D590B19E" w:tentative="1">
      <w:start w:val="1"/>
      <w:numFmt w:val="lowerLetter"/>
      <w:lvlText w:val="%5."/>
      <w:lvlJc w:val="left"/>
      <w:pPr>
        <w:ind w:left="5018" w:hanging="360"/>
      </w:pPr>
    </w:lvl>
    <w:lvl w:ilvl="5" w:tplc="8208F030" w:tentative="1">
      <w:start w:val="1"/>
      <w:numFmt w:val="lowerRoman"/>
      <w:lvlText w:val="%6."/>
      <w:lvlJc w:val="right"/>
      <w:pPr>
        <w:ind w:left="5738" w:hanging="180"/>
      </w:pPr>
    </w:lvl>
    <w:lvl w:ilvl="6" w:tplc="287EBC34" w:tentative="1">
      <w:start w:val="1"/>
      <w:numFmt w:val="decimal"/>
      <w:lvlText w:val="%7."/>
      <w:lvlJc w:val="left"/>
      <w:pPr>
        <w:ind w:left="6458" w:hanging="360"/>
      </w:pPr>
    </w:lvl>
    <w:lvl w:ilvl="7" w:tplc="A20C2872" w:tentative="1">
      <w:start w:val="1"/>
      <w:numFmt w:val="lowerLetter"/>
      <w:lvlText w:val="%8."/>
      <w:lvlJc w:val="left"/>
      <w:pPr>
        <w:ind w:left="7178" w:hanging="360"/>
      </w:pPr>
    </w:lvl>
    <w:lvl w:ilvl="8" w:tplc="EFB47198" w:tentative="1">
      <w:start w:val="1"/>
      <w:numFmt w:val="lowerRoman"/>
      <w:lvlText w:val="%9."/>
      <w:lvlJc w:val="right"/>
      <w:pPr>
        <w:ind w:left="7898" w:hanging="180"/>
      </w:pPr>
    </w:lvl>
  </w:abstractNum>
  <w:abstractNum w:abstractNumId="13" w15:restartNumberingAfterBreak="0">
    <w:nsid w:val="68F01723"/>
    <w:multiLevelType w:val="hybridMultilevel"/>
    <w:tmpl w:val="087CCBCC"/>
    <w:lvl w:ilvl="0" w:tplc="7A6AB00E">
      <w:start w:val="1"/>
      <w:numFmt w:val="decimal"/>
      <w:lvlText w:val="%1."/>
      <w:lvlJc w:val="left"/>
      <w:pPr>
        <w:ind w:left="720" w:hanging="360"/>
      </w:pPr>
    </w:lvl>
    <w:lvl w:ilvl="1" w:tplc="75EAF8C4" w:tentative="1">
      <w:start w:val="1"/>
      <w:numFmt w:val="lowerLetter"/>
      <w:lvlText w:val="%2."/>
      <w:lvlJc w:val="left"/>
      <w:pPr>
        <w:ind w:left="1440" w:hanging="360"/>
      </w:pPr>
    </w:lvl>
    <w:lvl w:ilvl="2" w:tplc="2D80EC06" w:tentative="1">
      <w:start w:val="1"/>
      <w:numFmt w:val="lowerRoman"/>
      <w:lvlText w:val="%3."/>
      <w:lvlJc w:val="right"/>
      <w:pPr>
        <w:ind w:left="2160" w:hanging="180"/>
      </w:pPr>
    </w:lvl>
    <w:lvl w:ilvl="3" w:tplc="353CA758" w:tentative="1">
      <w:start w:val="1"/>
      <w:numFmt w:val="decimal"/>
      <w:lvlText w:val="%4."/>
      <w:lvlJc w:val="left"/>
      <w:pPr>
        <w:ind w:left="2880" w:hanging="360"/>
      </w:pPr>
    </w:lvl>
    <w:lvl w:ilvl="4" w:tplc="6DFE40DC" w:tentative="1">
      <w:start w:val="1"/>
      <w:numFmt w:val="lowerLetter"/>
      <w:lvlText w:val="%5."/>
      <w:lvlJc w:val="left"/>
      <w:pPr>
        <w:ind w:left="3600" w:hanging="360"/>
      </w:pPr>
    </w:lvl>
    <w:lvl w:ilvl="5" w:tplc="98B84882" w:tentative="1">
      <w:start w:val="1"/>
      <w:numFmt w:val="lowerRoman"/>
      <w:lvlText w:val="%6."/>
      <w:lvlJc w:val="right"/>
      <w:pPr>
        <w:ind w:left="4320" w:hanging="180"/>
      </w:pPr>
    </w:lvl>
    <w:lvl w:ilvl="6" w:tplc="F162BBEE" w:tentative="1">
      <w:start w:val="1"/>
      <w:numFmt w:val="decimal"/>
      <w:lvlText w:val="%7."/>
      <w:lvlJc w:val="left"/>
      <w:pPr>
        <w:ind w:left="5040" w:hanging="360"/>
      </w:pPr>
    </w:lvl>
    <w:lvl w:ilvl="7" w:tplc="2F88CD0A" w:tentative="1">
      <w:start w:val="1"/>
      <w:numFmt w:val="lowerLetter"/>
      <w:lvlText w:val="%8."/>
      <w:lvlJc w:val="left"/>
      <w:pPr>
        <w:ind w:left="5760" w:hanging="360"/>
      </w:pPr>
    </w:lvl>
    <w:lvl w:ilvl="8" w:tplc="7858459E" w:tentative="1">
      <w:start w:val="1"/>
      <w:numFmt w:val="lowerRoman"/>
      <w:lvlText w:val="%9."/>
      <w:lvlJc w:val="right"/>
      <w:pPr>
        <w:ind w:left="6480" w:hanging="180"/>
      </w:pPr>
    </w:lvl>
  </w:abstractNum>
  <w:abstractNum w:abstractNumId="14" w15:restartNumberingAfterBreak="0">
    <w:nsid w:val="772358CD"/>
    <w:multiLevelType w:val="hybridMultilevel"/>
    <w:tmpl w:val="91E6A934"/>
    <w:lvl w:ilvl="0" w:tplc="AAE20DD6">
      <w:start w:val="1"/>
      <w:numFmt w:val="decimal"/>
      <w:lvlText w:val="%1."/>
      <w:lvlJc w:val="left"/>
      <w:pPr>
        <w:ind w:left="720" w:hanging="360"/>
      </w:pPr>
      <w:rPr>
        <w:b w:val="0"/>
        <w:bCs w:val="0"/>
        <w:i w:val="0"/>
        <w:iCs w:val="0"/>
      </w:rPr>
    </w:lvl>
    <w:lvl w:ilvl="1" w:tplc="4C5A8688" w:tentative="1">
      <w:start w:val="1"/>
      <w:numFmt w:val="lowerLetter"/>
      <w:lvlText w:val="%2."/>
      <w:lvlJc w:val="left"/>
      <w:pPr>
        <w:ind w:left="1440" w:hanging="360"/>
      </w:pPr>
    </w:lvl>
    <w:lvl w:ilvl="2" w:tplc="AE2A2174" w:tentative="1">
      <w:start w:val="1"/>
      <w:numFmt w:val="lowerRoman"/>
      <w:lvlText w:val="%3."/>
      <w:lvlJc w:val="right"/>
      <w:pPr>
        <w:ind w:left="2160" w:hanging="180"/>
      </w:pPr>
    </w:lvl>
    <w:lvl w:ilvl="3" w:tplc="ABB6F87E" w:tentative="1">
      <w:start w:val="1"/>
      <w:numFmt w:val="decimal"/>
      <w:lvlText w:val="%4."/>
      <w:lvlJc w:val="left"/>
      <w:pPr>
        <w:ind w:left="2880" w:hanging="360"/>
      </w:pPr>
    </w:lvl>
    <w:lvl w:ilvl="4" w:tplc="BA1C7E3A" w:tentative="1">
      <w:start w:val="1"/>
      <w:numFmt w:val="lowerLetter"/>
      <w:lvlText w:val="%5."/>
      <w:lvlJc w:val="left"/>
      <w:pPr>
        <w:ind w:left="3600" w:hanging="360"/>
      </w:pPr>
    </w:lvl>
    <w:lvl w:ilvl="5" w:tplc="F0F46BE4" w:tentative="1">
      <w:start w:val="1"/>
      <w:numFmt w:val="lowerRoman"/>
      <w:lvlText w:val="%6."/>
      <w:lvlJc w:val="right"/>
      <w:pPr>
        <w:ind w:left="4320" w:hanging="180"/>
      </w:pPr>
    </w:lvl>
    <w:lvl w:ilvl="6" w:tplc="A8CE7950" w:tentative="1">
      <w:start w:val="1"/>
      <w:numFmt w:val="decimal"/>
      <w:lvlText w:val="%7."/>
      <w:lvlJc w:val="left"/>
      <w:pPr>
        <w:ind w:left="5040" w:hanging="360"/>
      </w:pPr>
    </w:lvl>
    <w:lvl w:ilvl="7" w:tplc="50566F94" w:tentative="1">
      <w:start w:val="1"/>
      <w:numFmt w:val="lowerLetter"/>
      <w:lvlText w:val="%8."/>
      <w:lvlJc w:val="left"/>
      <w:pPr>
        <w:ind w:left="5760" w:hanging="360"/>
      </w:pPr>
    </w:lvl>
    <w:lvl w:ilvl="8" w:tplc="DA882874" w:tentative="1">
      <w:start w:val="1"/>
      <w:numFmt w:val="lowerRoman"/>
      <w:lvlText w:val="%9."/>
      <w:lvlJc w:val="right"/>
      <w:pPr>
        <w:ind w:left="6480" w:hanging="180"/>
      </w:pPr>
    </w:lvl>
  </w:abstractNum>
  <w:abstractNum w:abstractNumId="15" w15:restartNumberingAfterBreak="0">
    <w:nsid w:val="7C965BFF"/>
    <w:multiLevelType w:val="hybridMultilevel"/>
    <w:tmpl w:val="25D4A0EE"/>
    <w:lvl w:ilvl="0" w:tplc="D48CB2A2">
      <w:start w:val="1"/>
      <w:numFmt w:val="decimal"/>
      <w:lvlText w:val="%1."/>
      <w:lvlJc w:val="left"/>
      <w:pPr>
        <w:ind w:left="360" w:hanging="360"/>
      </w:pPr>
      <w:rPr>
        <w:rFonts w:hint="default"/>
      </w:rPr>
    </w:lvl>
    <w:lvl w:ilvl="1" w:tplc="9122474A">
      <w:start w:val="1"/>
      <w:numFmt w:val="lowerLetter"/>
      <w:lvlText w:val="%2."/>
      <w:lvlJc w:val="left"/>
      <w:pPr>
        <w:ind w:left="1080" w:hanging="360"/>
      </w:pPr>
    </w:lvl>
    <w:lvl w:ilvl="2" w:tplc="708C418C" w:tentative="1">
      <w:start w:val="1"/>
      <w:numFmt w:val="lowerRoman"/>
      <w:lvlText w:val="%3."/>
      <w:lvlJc w:val="right"/>
      <w:pPr>
        <w:ind w:left="1800" w:hanging="180"/>
      </w:pPr>
    </w:lvl>
    <w:lvl w:ilvl="3" w:tplc="F8B28492" w:tentative="1">
      <w:start w:val="1"/>
      <w:numFmt w:val="decimal"/>
      <w:lvlText w:val="%4."/>
      <w:lvlJc w:val="left"/>
      <w:pPr>
        <w:ind w:left="2520" w:hanging="360"/>
      </w:pPr>
    </w:lvl>
    <w:lvl w:ilvl="4" w:tplc="5D1A4940" w:tentative="1">
      <w:start w:val="1"/>
      <w:numFmt w:val="lowerLetter"/>
      <w:lvlText w:val="%5."/>
      <w:lvlJc w:val="left"/>
      <w:pPr>
        <w:ind w:left="3240" w:hanging="360"/>
      </w:pPr>
    </w:lvl>
    <w:lvl w:ilvl="5" w:tplc="7362F2E6" w:tentative="1">
      <w:start w:val="1"/>
      <w:numFmt w:val="lowerRoman"/>
      <w:lvlText w:val="%6."/>
      <w:lvlJc w:val="right"/>
      <w:pPr>
        <w:ind w:left="3960" w:hanging="180"/>
      </w:pPr>
    </w:lvl>
    <w:lvl w:ilvl="6" w:tplc="1FDED90A" w:tentative="1">
      <w:start w:val="1"/>
      <w:numFmt w:val="decimal"/>
      <w:lvlText w:val="%7."/>
      <w:lvlJc w:val="left"/>
      <w:pPr>
        <w:ind w:left="4680" w:hanging="360"/>
      </w:pPr>
    </w:lvl>
    <w:lvl w:ilvl="7" w:tplc="EC3AF144" w:tentative="1">
      <w:start w:val="1"/>
      <w:numFmt w:val="lowerLetter"/>
      <w:lvlText w:val="%8."/>
      <w:lvlJc w:val="left"/>
      <w:pPr>
        <w:ind w:left="5400" w:hanging="360"/>
      </w:pPr>
    </w:lvl>
    <w:lvl w:ilvl="8" w:tplc="56788A1E" w:tentative="1">
      <w:start w:val="1"/>
      <w:numFmt w:val="lowerRoman"/>
      <w:lvlText w:val="%9."/>
      <w:lvlJc w:val="right"/>
      <w:pPr>
        <w:ind w:left="6120" w:hanging="180"/>
      </w:pPr>
    </w:lvl>
  </w:abstractNum>
  <w:abstractNum w:abstractNumId="16" w15:restartNumberingAfterBreak="0">
    <w:nsid w:val="7D1D101E"/>
    <w:multiLevelType w:val="multilevel"/>
    <w:tmpl w:val="2416BA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500030">
    <w:abstractNumId w:val="8"/>
  </w:num>
  <w:num w:numId="2" w16cid:durableId="1964342730">
    <w:abstractNumId w:val="16"/>
  </w:num>
  <w:num w:numId="3" w16cid:durableId="793522027">
    <w:abstractNumId w:val="14"/>
  </w:num>
  <w:num w:numId="4" w16cid:durableId="1282228432">
    <w:abstractNumId w:val="4"/>
  </w:num>
  <w:num w:numId="5" w16cid:durableId="1776634929">
    <w:abstractNumId w:val="6"/>
  </w:num>
  <w:num w:numId="6" w16cid:durableId="478309563">
    <w:abstractNumId w:val="10"/>
  </w:num>
  <w:num w:numId="7" w16cid:durableId="1794517767">
    <w:abstractNumId w:val="9"/>
  </w:num>
  <w:num w:numId="8" w16cid:durableId="375860665">
    <w:abstractNumId w:val="0"/>
  </w:num>
  <w:num w:numId="9" w16cid:durableId="93937807">
    <w:abstractNumId w:val="15"/>
  </w:num>
  <w:num w:numId="10" w16cid:durableId="1067875521">
    <w:abstractNumId w:val="1"/>
  </w:num>
  <w:num w:numId="11" w16cid:durableId="281812175">
    <w:abstractNumId w:val="5"/>
  </w:num>
  <w:num w:numId="12" w16cid:durableId="1746682926">
    <w:abstractNumId w:val="7"/>
  </w:num>
  <w:num w:numId="13" w16cid:durableId="2004696983">
    <w:abstractNumId w:val="12"/>
  </w:num>
  <w:num w:numId="14" w16cid:durableId="1511680728">
    <w:abstractNumId w:val="3"/>
  </w:num>
  <w:num w:numId="15" w16cid:durableId="336812133">
    <w:abstractNumId w:val="2"/>
  </w:num>
  <w:num w:numId="16" w16cid:durableId="484395764">
    <w:abstractNumId w:val="13"/>
  </w:num>
  <w:num w:numId="17" w16cid:durableId="41342963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dia">
    <w15:presenceInfo w15:providerId="AD" w15:userId="S::nadia@rosekross.com::47c1ef52-24a0-4f27-a658-b644db153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5E7"/>
    <w:rsid w:val="000019CE"/>
    <w:rsid w:val="00011FD0"/>
    <w:rsid w:val="000125C8"/>
    <w:rsid w:val="00013200"/>
    <w:rsid w:val="00043909"/>
    <w:rsid w:val="00057684"/>
    <w:rsid w:val="00071E1E"/>
    <w:rsid w:val="0009770A"/>
    <w:rsid w:val="000A310E"/>
    <w:rsid w:val="000B7B07"/>
    <w:rsid w:val="000C573A"/>
    <w:rsid w:val="000D1BB3"/>
    <w:rsid w:val="000F31D8"/>
    <w:rsid w:val="000F3345"/>
    <w:rsid w:val="000F435C"/>
    <w:rsid w:val="00105E16"/>
    <w:rsid w:val="001106F1"/>
    <w:rsid w:val="00122209"/>
    <w:rsid w:val="00135AD8"/>
    <w:rsid w:val="00144881"/>
    <w:rsid w:val="00152F2F"/>
    <w:rsid w:val="00157312"/>
    <w:rsid w:val="00163433"/>
    <w:rsid w:val="00165E76"/>
    <w:rsid w:val="00171BF0"/>
    <w:rsid w:val="0017237A"/>
    <w:rsid w:val="00174973"/>
    <w:rsid w:val="0017559A"/>
    <w:rsid w:val="001761DC"/>
    <w:rsid w:val="001B2CE4"/>
    <w:rsid w:val="001B3CB7"/>
    <w:rsid w:val="001D7E92"/>
    <w:rsid w:val="001E1C2E"/>
    <w:rsid w:val="001E7FE2"/>
    <w:rsid w:val="001F0E30"/>
    <w:rsid w:val="00230F39"/>
    <w:rsid w:val="002610EF"/>
    <w:rsid w:val="002D2A64"/>
    <w:rsid w:val="002E050C"/>
    <w:rsid w:val="002E365C"/>
    <w:rsid w:val="0030099D"/>
    <w:rsid w:val="00313E23"/>
    <w:rsid w:val="00324A3A"/>
    <w:rsid w:val="00326600"/>
    <w:rsid w:val="00341068"/>
    <w:rsid w:val="003413E7"/>
    <w:rsid w:val="003500F9"/>
    <w:rsid w:val="00357DA8"/>
    <w:rsid w:val="00386A92"/>
    <w:rsid w:val="00390470"/>
    <w:rsid w:val="003A4F6A"/>
    <w:rsid w:val="003B0266"/>
    <w:rsid w:val="003B3180"/>
    <w:rsid w:val="003B72D1"/>
    <w:rsid w:val="003C0BD2"/>
    <w:rsid w:val="003C5A51"/>
    <w:rsid w:val="003D695F"/>
    <w:rsid w:val="003F1210"/>
    <w:rsid w:val="003F2D97"/>
    <w:rsid w:val="003F3A23"/>
    <w:rsid w:val="003F6ABB"/>
    <w:rsid w:val="004258CD"/>
    <w:rsid w:val="0042776C"/>
    <w:rsid w:val="00431DB4"/>
    <w:rsid w:val="00432EA2"/>
    <w:rsid w:val="00433082"/>
    <w:rsid w:val="00435EB1"/>
    <w:rsid w:val="004575C2"/>
    <w:rsid w:val="00460824"/>
    <w:rsid w:val="00467171"/>
    <w:rsid w:val="00476481"/>
    <w:rsid w:val="004D2F6C"/>
    <w:rsid w:val="004E3AD4"/>
    <w:rsid w:val="00501099"/>
    <w:rsid w:val="00507BA7"/>
    <w:rsid w:val="00524ED6"/>
    <w:rsid w:val="00535331"/>
    <w:rsid w:val="00555470"/>
    <w:rsid w:val="00561ECA"/>
    <w:rsid w:val="0056200F"/>
    <w:rsid w:val="00565C5C"/>
    <w:rsid w:val="005755F3"/>
    <w:rsid w:val="0058103D"/>
    <w:rsid w:val="00584A58"/>
    <w:rsid w:val="005A5246"/>
    <w:rsid w:val="005B46A2"/>
    <w:rsid w:val="005C089A"/>
    <w:rsid w:val="005C4F96"/>
    <w:rsid w:val="005C7D7A"/>
    <w:rsid w:val="005D0ADA"/>
    <w:rsid w:val="005D4FB7"/>
    <w:rsid w:val="005E0114"/>
    <w:rsid w:val="006120C4"/>
    <w:rsid w:val="00616276"/>
    <w:rsid w:val="00622DF5"/>
    <w:rsid w:val="006510DA"/>
    <w:rsid w:val="00654B51"/>
    <w:rsid w:val="006846EC"/>
    <w:rsid w:val="006873D3"/>
    <w:rsid w:val="00691B82"/>
    <w:rsid w:val="00692374"/>
    <w:rsid w:val="006A3258"/>
    <w:rsid w:val="006D0646"/>
    <w:rsid w:val="006E02A2"/>
    <w:rsid w:val="00725338"/>
    <w:rsid w:val="0073045F"/>
    <w:rsid w:val="00737A92"/>
    <w:rsid w:val="00747443"/>
    <w:rsid w:val="0075045A"/>
    <w:rsid w:val="00753E60"/>
    <w:rsid w:val="00754230"/>
    <w:rsid w:val="00762316"/>
    <w:rsid w:val="0077507D"/>
    <w:rsid w:val="00784432"/>
    <w:rsid w:val="00795798"/>
    <w:rsid w:val="00796A42"/>
    <w:rsid w:val="007975E7"/>
    <w:rsid w:val="007F30E2"/>
    <w:rsid w:val="008002C5"/>
    <w:rsid w:val="00830A83"/>
    <w:rsid w:val="00833193"/>
    <w:rsid w:val="00845326"/>
    <w:rsid w:val="008712DA"/>
    <w:rsid w:val="00881353"/>
    <w:rsid w:val="00882551"/>
    <w:rsid w:val="008A5E9D"/>
    <w:rsid w:val="008B13CD"/>
    <w:rsid w:val="008B2AF3"/>
    <w:rsid w:val="008B5BA9"/>
    <w:rsid w:val="008B6736"/>
    <w:rsid w:val="008D2167"/>
    <w:rsid w:val="008D43C4"/>
    <w:rsid w:val="008D4614"/>
    <w:rsid w:val="008D736C"/>
    <w:rsid w:val="008E6B9F"/>
    <w:rsid w:val="008E7612"/>
    <w:rsid w:val="009024D0"/>
    <w:rsid w:val="009036C1"/>
    <w:rsid w:val="0092457D"/>
    <w:rsid w:val="00931846"/>
    <w:rsid w:val="00934D22"/>
    <w:rsid w:val="00945A77"/>
    <w:rsid w:val="0095640F"/>
    <w:rsid w:val="009841EB"/>
    <w:rsid w:val="0099397E"/>
    <w:rsid w:val="00994F79"/>
    <w:rsid w:val="00995AD2"/>
    <w:rsid w:val="009B618A"/>
    <w:rsid w:val="009C570B"/>
    <w:rsid w:val="009D7E34"/>
    <w:rsid w:val="00A16B28"/>
    <w:rsid w:val="00A1758C"/>
    <w:rsid w:val="00A34E26"/>
    <w:rsid w:val="00A437C5"/>
    <w:rsid w:val="00A437D8"/>
    <w:rsid w:val="00A43CCB"/>
    <w:rsid w:val="00A56D19"/>
    <w:rsid w:val="00A5713C"/>
    <w:rsid w:val="00A716B9"/>
    <w:rsid w:val="00AA0510"/>
    <w:rsid w:val="00AB437D"/>
    <w:rsid w:val="00AC55A7"/>
    <w:rsid w:val="00AF216B"/>
    <w:rsid w:val="00AF2A38"/>
    <w:rsid w:val="00AF2D3B"/>
    <w:rsid w:val="00B03635"/>
    <w:rsid w:val="00B12609"/>
    <w:rsid w:val="00B308D3"/>
    <w:rsid w:val="00B33F95"/>
    <w:rsid w:val="00B36B51"/>
    <w:rsid w:val="00B60A0D"/>
    <w:rsid w:val="00B6171D"/>
    <w:rsid w:val="00B65F58"/>
    <w:rsid w:val="00B75BCD"/>
    <w:rsid w:val="00B76876"/>
    <w:rsid w:val="00B87426"/>
    <w:rsid w:val="00BA26DA"/>
    <w:rsid w:val="00BF69E2"/>
    <w:rsid w:val="00C06D15"/>
    <w:rsid w:val="00C10CA7"/>
    <w:rsid w:val="00C31F7D"/>
    <w:rsid w:val="00C404D5"/>
    <w:rsid w:val="00C41C0E"/>
    <w:rsid w:val="00C61BAF"/>
    <w:rsid w:val="00C65EA7"/>
    <w:rsid w:val="00C67E59"/>
    <w:rsid w:val="00C847EA"/>
    <w:rsid w:val="00CA5B9E"/>
    <w:rsid w:val="00CB1830"/>
    <w:rsid w:val="00CB1F1E"/>
    <w:rsid w:val="00CB3771"/>
    <w:rsid w:val="00CC63DA"/>
    <w:rsid w:val="00CD1BDF"/>
    <w:rsid w:val="00CF7297"/>
    <w:rsid w:val="00D0363A"/>
    <w:rsid w:val="00D06895"/>
    <w:rsid w:val="00D07315"/>
    <w:rsid w:val="00D20CDC"/>
    <w:rsid w:val="00D20F3F"/>
    <w:rsid w:val="00D241B0"/>
    <w:rsid w:val="00D316CB"/>
    <w:rsid w:val="00D4249D"/>
    <w:rsid w:val="00D53EA3"/>
    <w:rsid w:val="00D90113"/>
    <w:rsid w:val="00D909BC"/>
    <w:rsid w:val="00D921E0"/>
    <w:rsid w:val="00DB2B77"/>
    <w:rsid w:val="00DC6A02"/>
    <w:rsid w:val="00DE14BC"/>
    <w:rsid w:val="00DE2CE9"/>
    <w:rsid w:val="00DE38FD"/>
    <w:rsid w:val="00DF5F95"/>
    <w:rsid w:val="00E13909"/>
    <w:rsid w:val="00E33700"/>
    <w:rsid w:val="00E648E2"/>
    <w:rsid w:val="00E9645E"/>
    <w:rsid w:val="00EB7789"/>
    <w:rsid w:val="00ED0049"/>
    <w:rsid w:val="00ED0A8C"/>
    <w:rsid w:val="00ED451A"/>
    <w:rsid w:val="00ED7E4C"/>
    <w:rsid w:val="00EE2F73"/>
    <w:rsid w:val="00EE5316"/>
    <w:rsid w:val="00EF0525"/>
    <w:rsid w:val="00EF3288"/>
    <w:rsid w:val="00EF6ED0"/>
    <w:rsid w:val="00F10735"/>
    <w:rsid w:val="00F26B9F"/>
    <w:rsid w:val="00F51C2A"/>
    <w:rsid w:val="00F5463C"/>
    <w:rsid w:val="00F76DDF"/>
    <w:rsid w:val="00F85AE3"/>
    <w:rsid w:val="00FC11EB"/>
    <w:rsid w:val="00FC2457"/>
    <w:rsid w:val="00FD3ED0"/>
    <w:rsid w:val="00FD7D42"/>
    <w:rsid w:val="00FE4DBD"/>
    <w:rsid w:val="00FF7E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8087A5"/>
  <w15:chartTrackingRefBased/>
  <w15:docId w15:val="{B733D6FA-FB6B-45D2-B0F1-710FCC24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4E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t">
    <w:name w:val="hit"/>
    <w:basedOn w:val="DefaultParagraphFont"/>
    <w:rsid w:val="00DC6A02"/>
  </w:style>
  <w:style w:type="paragraph" w:styleId="FootnoteText">
    <w:name w:val="footnote text"/>
    <w:basedOn w:val="Normal"/>
    <w:link w:val="FootnoteTextChar"/>
    <w:uiPriority w:val="99"/>
    <w:semiHidden/>
    <w:unhideWhenUsed/>
    <w:rsid w:val="00DC6A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6A02"/>
    <w:rPr>
      <w:sz w:val="20"/>
      <w:szCs w:val="20"/>
    </w:rPr>
  </w:style>
  <w:style w:type="character" w:styleId="FootnoteReference">
    <w:name w:val="footnote reference"/>
    <w:basedOn w:val="DefaultParagraphFont"/>
    <w:uiPriority w:val="99"/>
    <w:semiHidden/>
    <w:unhideWhenUsed/>
    <w:rsid w:val="00DC6A02"/>
    <w:rPr>
      <w:vertAlign w:val="superscript"/>
    </w:rPr>
  </w:style>
  <w:style w:type="paragraph" w:styleId="Header">
    <w:name w:val="header"/>
    <w:basedOn w:val="Normal"/>
    <w:link w:val="HeaderChar"/>
    <w:uiPriority w:val="99"/>
    <w:unhideWhenUsed/>
    <w:rsid w:val="00B617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71D"/>
  </w:style>
  <w:style w:type="paragraph" w:styleId="Footer">
    <w:name w:val="footer"/>
    <w:basedOn w:val="Normal"/>
    <w:link w:val="FooterChar"/>
    <w:uiPriority w:val="99"/>
    <w:unhideWhenUsed/>
    <w:rsid w:val="00B617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71D"/>
  </w:style>
  <w:style w:type="character" w:styleId="Hyperlink">
    <w:name w:val="Hyperlink"/>
    <w:basedOn w:val="DefaultParagraphFont"/>
    <w:uiPriority w:val="99"/>
    <w:semiHidden/>
    <w:unhideWhenUsed/>
    <w:rsid w:val="008B6736"/>
    <w:rPr>
      <w:color w:val="0000FF"/>
      <w:u w:val="single"/>
    </w:rPr>
  </w:style>
  <w:style w:type="paragraph" w:styleId="ListParagraph">
    <w:name w:val="List Paragraph"/>
    <w:basedOn w:val="Normal"/>
    <w:uiPriority w:val="34"/>
    <w:qFormat/>
    <w:rsid w:val="00D20F3F"/>
    <w:pPr>
      <w:ind w:left="720"/>
      <w:contextualSpacing/>
    </w:pPr>
  </w:style>
  <w:style w:type="paragraph" w:styleId="Revision">
    <w:name w:val="Revision"/>
    <w:hidden/>
    <w:uiPriority w:val="99"/>
    <w:semiHidden/>
    <w:rsid w:val="004575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sec.gov/Archives/edgar/data/1852973/000121390022032022/xslF345X02/ownership.xml" TargetMode="External"/><Relationship Id="rId2" Type="http://schemas.openxmlformats.org/officeDocument/2006/relationships/hyperlink" Target="https://sec.report/Document/0001213900-22-032022/" TargetMode="External"/><Relationship Id="rId1" Type="http://schemas.openxmlformats.org/officeDocument/2006/relationships/hyperlink" Target="http://edgar.secdatabase.com/2308/121390022031354/filing-mai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B305E2EE23174B9EB175AE986A90E8" ma:contentTypeVersion="10" ma:contentTypeDescription="Create a new document." ma:contentTypeScope="" ma:versionID="6b0e6c399f5f625ef368d37ed3dbead7">
  <xsd:schema xmlns:xsd="http://www.w3.org/2001/XMLSchema" xmlns:xs="http://www.w3.org/2001/XMLSchema" xmlns:p="http://schemas.microsoft.com/office/2006/metadata/properties" xmlns:ns3="15c73ff6-9ec4-43e7-be02-46ccb5cd0bbb" targetNamespace="http://schemas.microsoft.com/office/2006/metadata/properties" ma:root="true" ma:fieldsID="888cbb3773ac53bf79a1c6296cf756c8" ns3:_="">
    <xsd:import namespace="15c73ff6-9ec4-43e7-be02-46ccb5cd0bb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c73ff6-9ec4-43e7-be02-46ccb5cd0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B56CB6-C292-4E49-B0DA-096D39B46C65}">
  <ds:schemaRefs>
    <ds:schemaRef ds:uri="http://schemas.openxmlformats.org/officeDocument/2006/bibliography"/>
  </ds:schemaRefs>
</ds:datastoreItem>
</file>

<file path=customXml/itemProps2.xml><?xml version="1.0" encoding="utf-8"?>
<ds:datastoreItem xmlns:ds="http://schemas.openxmlformats.org/officeDocument/2006/customXml" ds:itemID="{2C731B6C-7517-45BC-B2BF-544442B8E4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c73ff6-9ec4-43e7-be02-46ccb5cd0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A5104E-E93C-42B2-8BE2-8EE83F6C5339}">
  <ds:schemaRefs>
    <ds:schemaRef ds:uri="http://schemas.microsoft.com/sharepoint/v3/contenttype/forms"/>
  </ds:schemaRefs>
</ds:datastoreItem>
</file>

<file path=customXml/itemProps4.xml><?xml version="1.0" encoding="utf-8"?>
<ds:datastoreItem xmlns:ds="http://schemas.openxmlformats.org/officeDocument/2006/customXml" ds:itemID="{5850A066-74AB-4BB4-A12F-879019BD72A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3515</Words>
  <Characters>20041</Characters>
  <Application>Microsoft Office Word</Application>
  <DocSecurity>0</DocSecurity>
  <Lines>167</Lines>
  <Paragraphs>47</Paragraphs>
  <ScaleCrop>false</ScaleCrop>
  <HeadingPairs>
    <vt:vector size="4" baseType="variant">
      <vt:variant>
        <vt:lpstr>Title</vt:lpstr>
      </vt:variant>
      <vt:variant>
        <vt:i4>1</vt:i4>
      </vt:variant>
      <vt:variant>
        <vt:lpstr/>
      </vt:variant>
      <vt:variant>
        <vt:i4>1</vt:i4>
      </vt:variant>
    </vt:vector>
  </HeadingPairs>
  <TitlesOfParts>
    <vt:vector size="2" baseType="lpstr">
      <vt:lpstr/>
      <vt:lpstr/>
    </vt:vector>
  </TitlesOfParts>
  <Company/>
  <LinksUpToDate>false</LinksUpToDate>
  <CharactersWithSpaces>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Nadia Zahmoul</cp:lastModifiedBy>
  <cp:revision>2</cp:revision>
  <dcterms:created xsi:type="dcterms:W3CDTF">2024-02-29T14:08:00Z</dcterms:created>
  <dcterms:modified xsi:type="dcterms:W3CDTF">2024-02-29T14:08:00Z</dcterms:modified>
</cp:coreProperties>
</file>